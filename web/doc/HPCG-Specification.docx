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5125DB" w14:textId="77777777" w:rsidR="00B813C5" w:rsidRPr="0020564E" w:rsidRDefault="00B813C5" w:rsidP="007A6474">
      <w:pPr>
        <w:pStyle w:val="SANDIAPubs"/>
        <w:rPr>
          <w:color w:val="000000" w:themeColor="text1"/>
        </w:rPr>
      </w:pPr>
      <w:bookmarkStart w:id="0" w:name="_Toc530452252"/>
      <w:bookmarkStart w:id="1" w:name="_Toc530452323"/>
      <w:bookmarkStart w:id="2" w:name="_Toc9323988"/>
      <w:bookmarkStart w:id="3" w:name="_Toc9745646"/>
      <w:bookmarkStart w:id="4" w:name="_Toc9746429"/>
    </w:p>
    <w:p w14:paraId="2C25F4B0" w14:textId="77777777" w:rsidR="00B813C5" w:rsidRPr="0020564E" w:rsidRDefault="00B813C5" w:rsidP="007A6474">
      <w:pPr>
        <w:pStyle w:val="SANDIAPubs"/>
        <w:rPr>
          <w:color w:val="000000" w:themeColor="text1"/>
        </w:rPr>
      </w:pPr>
      <w:r w:rsidRPr="0020564E">
        <w:rPr>
          <w:color w:val="000000" w:themeColor="text1"/>
        </w:rPr>
        <w:t>SANDIA REPORT</w:t>
      </w:r>
    </w:p>
    <w:p w14:paraId="4728CB45" w14:textId="205E1FD8" w:rsidR="00B813C5" w:rsidRPr="0020564E" w:rsidRDefault="00C93CE7" w:rsidP="007A6474">
      <w:pPr>
        <w:pStyle w:val="SANDNumPubs"/>
        <w:rPr>
          <w:color w:val="000000" w:themeColor="text1"/>
        </w:rPr>
      </w:pPr>
      <w:r>
        <w:rPr>
          <w:color w:val="000000" w:themeColor="text1"/>
        </w:rPr>
        <w:t>SAND2013-</w:t>
      </w:r>
      <w:ins w:id="5" w:author="Michael A Heroux" w:date="2013-10-11T12:31:00Z">
        <w:r w:rsidR="00701D3F" w:rsidRPr="00701D3F">
          <w:rPr>
            <w:rFonts w:ascii="Calibri" w:eastAsiaTheme="minorEastAsia" w:hAnsi="Calibri" w:cs="Calibri"/>
            <w:sz w:val="22"/>
            <w:szCs w:val="22"/>
          </w:rPr>
          <w:t xml:space="preserve"> </w:t>
        </w:r>
        <w:r w:rsidR="00701D3F" w:rsidRPr="00701D3F">
          <w:rPr>
            <w:color w:val="000000" w:themeColor="text1"/>
          </w:rPr>
          <w:t>8752</w:t>
        </w:r>
      </w:ins>
      <w:del w:id="6" w:author="Michael A Heroux" w:date="2013-10-11T12:31:00Z">
        <w:r w:rsidR="009D1D9A" w:rsidDel="00701D3F">
          <w:rPr>
            <w:color w:val="000000" w:themeColor="text1"/>
          </w:rPr>
          <w:delText>XXXX</w:delText>
        </w:r>
      </w:del>
    </w:p>
    <w:p w14:paraId="030AECEA" w14:textId="77777777" w:rsidR="00B813C5" w:rsidRPr="0020564E" w:rsidRDefault="00B813C5" w:rsidP="007A6474">
      <w:pPr>
        <w:pStyle w:val="SANDNumPubs"/>
        <w:rPr>
          <w:color w:val="000000" w:themeColor="text1"/>
        </w:rPr>
      </w:pPr>
      <w:r w:rsidRPr="0020564E">
        <w:rPr>
          <w:color w:val="000000" w:themeColor="text1"/>
        </w:rPr>
        <w:t>Unlimited Release</w:t>
      </w:r>
    </w:p>
    <w:p w14:paraId="552F6E20" w14:textId="7EC94895" w:rsidR="00B813C5" w:rsidRPr="0020564E" w:rsidRDefault="00B813C5" w:rsidP="007A6474">
      <w:pPr>
        <w:pStyle w:val="SANDNumPubs"/>
        <w:rPr>
          <w:color w:val="000000" w:themeColor="text1"/>
        </w:rPr>
      </w:pPr>
      <w:r w:rsidRPr="0020564E">
        <w:rPr>
          <w:color w:val="000000" w:themeColor="text1"/>
        </w:rPr>
        <w:t xml:space="preserve">Printed </w:t>
      </w:r>
      <w:del w:id="7" w:author="Michael A Heroux" w:date="2013-10-11T12:28:00Z">
        <w:r w:rsidRPr="0020564E" w:rsidDel="00701D3F">
          <w:rPr>
            <w:color w:val="000000" w:themeColor="text1"/>
          </w:rPr>
          <w:delText xml:space="preserve">June </w:delText>
        </w:r>
      </w:del>
      <w:ins w:id="8" w:author="Michael Heroux" w:date="2013-09-25T12:40:00Z">
        <w:del w:id="9" w:author="Michael A Heroux" w:date="2013-10-11T12:32:00Z">
          <w:r w:rsidR="00CA23D4" w:rsidDel="00701D3F">
            <w:rPr>
              <w:color w:val="000000" w:themeColor="text1"/>
            </w:rPr>
            <w:delText>November</w:delText>
          </w:r>
        </w:del>
      </w:ins>
      <w:ins w:id="10" w:author="Michael A Heroux" w:date="2013-10-11T12:32:00Z">
        <w:r w:rsidR="00701D3F">
          <w:rPr>
            <w:color w:val="000000" w:themeColor="text1"/>
          </w:rPr>
          <w:t>October</w:t>
        </w:r>
      </w:ins>
      <w:ins w:id="11" w:author="Michael Heroux" w:date="2013-09-25T12:40:00Z">
        <w:r w:rsidR="00CA23D4" w:rsidRPr="0020564E">
          <w:rPr>
            <w:color w:val="000000" w:themeColor="text1"/>
          </w:rPr>
          <w:t xml:space="preserve"> </w:t>
        </w:r>
      </w:ins>
      <w:r w:rsidRPr="0020564E">
        <w:rPr>
          <w:color w:val="000000" w:themeColor="text1"/>
        </w:rPr>
        <w:t>2013</w:t>
      </w:r>
    </w:p>
    <w:p w14:paraId="17A0A669" w14:textId="77777777" w:rsidR="00B813C5" w:rsidRPr="0020564E" w:rsidRDefault="00B813C5" w:rsidP="007A6474">
      <w:pPr>
        <w:pStyle w:val="BodyPubs"/>
        <w:jc w:val="left"/>
        <w:rPr>
          <w:color w:val="000000" w:themeColor="text1"/>
        </w:rPr>
      </w:pPr>
    </w:p>
    <w:p w14:paraId="091CBA07" w14:textId="77777777" w:rsidR="00B813C5" w:rsidRPr="0020564E" w:rsidRDefault="00B813C5" w:rsidP="007A6474">
      <w:pPr>
        <w:pStyle w:val="BodyPubs"/>
        <w:jc w:val="left"/>
        <w:rPr>
          <w:color w:val="000000" w:themeColor="text1"/>
        </w:rPr>
      </w:pPr>
    </w:p>
    <w:p w14:paraId="2E1954A5" w14:textId="0C8E0046" w:rsidR="00B813C5" w:rsidRPr="0020564E" w:rsidRDefault="00A16B75" w:rsidP="007A6474">
      <w:pPr>
        <w:pStyle w:val="CoverTitlePubs"/>
        <w:rPr>
          <w:color w:val="000000" w:themeColor="text1"/>
        </w:rPr>
      </w:pPr>
      <w:r>
        <w:rPr>
          <w:color w:val="000000" w:themeColor="text1"/>
        </w:rPr>
        <w:t>HPCG Technical Specification</w:t>
      </w:r>
    </w:p>
    <w:p w14:paraId="1CD0F6F7" w14:textId="77777777" w:rsidR="00B813C5" w:rsidRPr="0020564E" w:rsidRDefault="00B813C5" w:rsidP="007A6474">
      <w:pPr>
        <w:pStyle w:val="BodyPubs"/>
        <w:jc w:val="left"/>
        <w:rPr>
          <w:color w:val="000000" w:themeColor="text1"/>
        </w:rPr>
      </w:pPr>
    </w:p>
    <w:p w14:paraId="179F1DFA" w14:textId="77777777" w:rsidR="00B813C5" w:rsidRPr="0020564E" w:rsidRDefault="00B813C5" w:rsidP="007A6474">
      <w:pPr>
        <w:pStyle w:val="BodyPubs"/>
        <w:jc w:val="left"/>
        <w:rPr>
          <w:color w:val="000000" w:themeColor="text1"/>
        </w:rPr>
      </w:pPr>
    </w:p>
    <w:p w14:paraId="4E4DB4CB" w14:textId="6F15D67F" w:rsidR="00B813C5" w:rsidRPr="00A16B75" w:rsidDel="00D30638" w:rsidRDefault="00B813C5" w:rsidP="00A16B75">
      <w:pPr>
        <w:pStyle w:val="AuthorTitlePubs"/>
        <w:jc w:val="left"/>
        <w:rPr>
          <w:rFonts w:cs="Arial"/>
          <w:color w:val="000000" w:themeColor="text1"/>
        </w:rPr>
      </w:pPr>
      <w:moveFromRangeStart w:id="12" w:author="Michael A Heroux" w:date="2013-10-11T12:52:00Z" w:name="move243115307"/>
      <w:moveFrom w:id="13" w:author="Michael A Heroux" w:date="2013-10-11T12:52:00Z">
        <w:r w:rsidRPr="00A16B75" w:rsidDel="00D30638">
          <w:rPr>
            <w:rFonts w:ascii="Arial" w:hAnsi="Arial" w:cs="Arial"/>
            <w:color w:val="000000" w:themeColor="text1"/>
          </w:rPr>
          <w:t>Jack Dongarra</w:t>
        </w:r>
        <w:r w:rsidR="00D41B40" w:rsidRPr="00A16B75" w:rsidDel="00D30638">
          <w:rPr>
            <w:rFonts w:ascii="Arial" w:hAnsi="Arial" w:cs="Arial"/>
            <w:color w:val="000000" w:themeColor="text1"/>
          </w:rPr>
          <w:t xml:space="preserve"> and Piotr Luszczek</w:t>
        </w:r>
        <w:r w:rsidRPr="00A16B75" w:rsidDel="00D30638">
          <w:rPr>
            <w:rFonts w:ascii="Arial" w:hAnsi="Arial" w:cs="Arial"/>
            <w:color w:val="000000" w:themeColor="text1"/>
          </w:rPr>
          <w:t>, University of Tennessee</w:t>
        </w:r>
      </w:moveFrom>
    </w:p>
    <w:moveFromRangeEnd w:id="12"/>
    <w:p w14:paraId="161DB9B3" w14:textId="77777777" w:rsidR="00B813C5" w:rsidRPr="0020564E" w:rsidRDefault="00B813C5" w:rsidP="007A6474">
      <w:pPr>
        <w:pStyle w:val="AuthorNamesPubs"/>
        <w:rPr>
          <w:color w:val="000000" w:themeColor="text1"/>
        </w:rPr>
      </w:pPr>
      <w:r w:rsidRPr="0020564E">
        <w:rPr>
          <w:color w:val="000000" w:themeColor="text1"/>
        </w:rPr>
        <w:t>Michael A. Heroux, Sandia National Laboratories</w:t>
      </w:r>
      <w:r w:rsidRPr="0020564E">
        <w:rPr>
          <w:rStyle w:val="FootnoteReference"/>
          <w:color w:val="000000" w:themeColor="text1"/>
        </w:rPr>
        <w:footnoteReference w:id="1"/>
      </w:r>
    </w:p>
    <w:p w14:paraId="33D2A7EB" w14:textId="77777777" w:rsidR="00D30638" w:rsidRPr="00A16B75" w:rsidRDefault="00D30638" w:rsidP="00D30638">
      <w:pPr>
        <w:pStyle w:val="AuthorTitlePubs"/>
        <w:jc w:val="left"/>
        <w:rPr>
          <w:rFonts w:cs="Arial"/>
          <w:color w:val="000000" w:themeColor="text1"/>
        </w:rPr>
      </w:pPr>
      <w:moveToRangeStart w:id="14" w:author="Michael A Heroux" w:date="2013-10-11T12:52:00Z" w:name="move243115307"/>
      <w:moveTo w:id="15" w:author="Michael A Heroux" w:date="2013-10-11T12:52:00Z">
        <w:r w:rsidRPr="00A16B75">
          <w:rPr>
            <w:rFonts w:ascii="Arial" w:hAnsi="Arial" w:cs="Arial"/>
            <w:color w:val="000000" w:themeColor="text1"/>
          </w:rPr>
          <w:t xml:space="preserve">Jack Dongarra and </w:t>
        </w:r>
        <w:proofErr w:type="spellStart"/>
        <w:r w:rsidRPr="00A16B75">
          <w:rPr>
            <w:rFonts w:ascii="Arial" w:hAnsi="Arial" w:cs="Arial"/>
            <w:color w:val="000000" w:themeColor="text1"/>
          </w:rPr>
          <w:t>Piotr</w:t>
        </w:r>
        <w:proofErr w:type="spellEnd"/>
        <w:r w:rsidRPr="00A16B75">
          <w:rPr>
            <w:rFonts w:ascii="Arial" w:hAnsi="Arial" w:cs="Arial"/>
            <w:color w:val="000000" w:themeColor="text1"/>
          </w:rPr>
          <w:t xml:space="preserve"> </w:t>
        </w:r>
        <w:proofErr w:type="spellStart"/>
        <w:r w:rsidRPr="00A16B75">
          <w:rPr>
            <w:rFonts w:ascii="Arial" w:hAnsi="Arial" w:cs="Arial"/>
            <w:color w:val="000000" w:themeColor="text1"/>
          </w:rPr>
          <w:t>Luszczek</w:t>
        </w:r>
        <w:proofErr w:type="spellEnd"/>
        <w:r w:rsidRPr="00A16B75">
          <w:rPr>
            <w:rFonts w:ascii="Arial" w:hAnsi="Arial" w:cs="Arial"/>
            <w:color w:val="000000" w:themeColor="text1"/>
          </w:rPr>
          <w:t>, University of Tennessee</w:t>
        </w:r>
      </w:moveTo>
    </w:p>
    <w:moveToRangeEnd w:id="14"/>
    <w:p w14:paraId="04F81721" w14:textId="77777777" w:rsidR="00B813C5" w:rsidRPr="0020564E" w:rsidRDefault="00B813C5" w:rsidP="007A6474">
      <w:pPr>
        <w:pStyle w:val="BodyPubs"/>
        <w:jc w:val="left"/>
        <w:rPr>
          <w:color w:val="000000" w:themeColor="text1"/>
        </w:rPr>
      </w:pPr>
    </w:p>
    <w:p w14:paraId="3C9BFC7E" w14:textId="77777777" w:rsidR="00B813C5" w:rsidRPr="0020564E" w:rsidRDefault="00B813C5" w:rsidP="007A6474">
      <w:pPr>
        <w:pStyle w:val="BodyPubs"/>
        <w:jc w:val="left"/>
        <w:rPr>
          <w:color w:val="000000" w:themeColor="text1"/>
        </w:rPr>
      </w:pPr>
    </w:p>
    <w:p w14:paraId="47324DC2" w14:textId="77777777" w:rsidR="00B813C5" w:rsidRPr="0020564E" w:rsidRDefault="00B813C5" w:rsidP="007A6474">
      <w:pPr>
        <w:pStyle w:val="BodyPubs"/>
        <w:jc w:val="left"/>
        <w:rPr>
          <w:color w:val="000000" w:themeColor="text1"/>
        </w:rPr>
      </w:pPr>
    </w:p>
    <w:p w14:paraId="6FDDD91A" w14:textId="09082425" w:rsidR="00B813C5" w:rsidRPr="0020564E" w:rsidRDefault="00B813C5" w:rsidP="007A6474">
      <w:pPr>
        <w:pStyle w:val="PreparedPubs"/>
        <w:rPr>
          <w:color w:val="000000" w:themeColor="text1"/>
        </w:rPr>
      </w:pPr>
      <w:r w:rsidRPr="0020564E">
        <w:rPr>
          <w:color w:val="000000" w:themeColor="text1"/>
        </w:rPr>
        <w:t>Prepared by</w:t>
      </w:r>
      <w:r w:rsidRPr="0020564E">
        <w:rPr>
          <w:color w:val="000000" w:themeColor="text1"/>
        </w:rPr>
        <w:br/>
        <w:t>Sandia National Laboratories</w:t>
      </w:r>
      <w:r w:rsidRPr="0020564E">
        <w:rPr>
          <w:color w:val="000000" w:themeColor="text1"/>
        </w:rPr>
        <w:br/>
        <w:t xml:space="preserve">Albuquerque, New </w:t>
      </w:r>
      <w:proofErr w:type="gramStart"/>
      <w:r w:rsidRPr="0020564E">
        <w:rPr>
          <w:color w:val="000000" w:themeColor="text1"/>
        </w:rPr>
        <w:t>Mexico  87185</w:t>
      </w:r>
      <w:proofErr w:type="gramEnd"/>
      <w:r w:rsidRPr="0020564E">
        <w:rPr>
          <w:color w:val="000000" w:themeColor="text1"/>
        </w:rPr>
        <w:t xml:space="preserve"> and Livermore, California  94550</w:t>
      </w:r>
    </w:p>
    <w:p w14:paraId="2CDE9B2E" w14:textId="185F5A56" w:rsidR="00B813C5" w:rsidRPr="0020564E" w:rsidRDefault="00C90875" w:rsidP="007A6474">
      <w:pPr>
        <w:pStyle w:val="BodyPubs"/>
        <w:jc w:val="left"/>
        <w:rPr>
          <w:color w:val="000000" w:themeColor="text1"/>
        </w:rPr>
      </w:pPr>
      <w:r w:rsidRPr="0020564E">
        <w:rPr>
          <w:noProof/>
          <w:color w:val="000000" w:themeColor="text1"/>
        </w:rPr>
        <w:drawing>
          <wp:anchor distT="0" distB="0" distL="114300" distR="114300" simplePos="0" relativeHeight="251661312" behindDoc="1" locked="0" layoutInCell="1" allowOverlap="1" wp14:anchorId="3FFDC3DA" wp14:editId="7274198F">
            <wp:simplePos x="0" y="0"/>
            <wp:positionH relativeFrom="column">
              <wp:posOffset>-685800</wp:posOffset>
            </wp:positionH>
            <wp:positionV relativeFrom="paragraph">
              <wp:posOffset>91440</wp:posOffset>
            </wp:positionV>
            <wp:extent cx="7305675" cy="4457700"/>
            <wp:effectExtent l="0" t="0" r="9525" b="12700"/>
            <wp:wrapNone/>
            <wp:docPr id="6" name="Picture 8"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056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F3FA5E" w14:textId="77777777" w:rsidR="00B813C5" w:rsidRPr="0020564E" w:rsidRDefault="00B813C5" w:rsidP="007A6474">
      <w:pPr>
        <w:pStyle w:val="BodyPubs"/>
        <w:jc w:val="left"/>
        <w:rPr>
          <w:rFonts w:ascii="Arial" w:hAnsi="Arial"/>
          <w:color w:val="000000" w:themeColor="text1"/>
          <w:spacing w:val="5"/>
          <w:sz w:val="16"/>
        </w:rPr>
      </w:pPr>
      <w:r w:rsidRPr="0020564E">
        <w:rPr>
          <w:rFonts w:ascii="Arial" w:hAnsi="Arial"/>
          <w:color w:val="000000" w:themeColor="text1"/>
          <w:spacing w:val="5"/>
          <w:sz w:val="16"/>
        </w:rPr>
        <w:t xml:space="preserve">Sandia National Laboratories is a multi-program laboratory managed and operated by Sandia Corporation, </w:t>
      </w:r>
      <w:r w:rsidRPr="0020564E">
        <w:rPr>
          <w:rFonts w:ascii="Arial" w:hAnsi="Arial"/>
          <w:color w:val="000000" w:themeColor="text1"/>
          <w:spacing w:val="5"/>
          <w:sz w:val="16"/>
        </w:rPr>
        <w:br/>
        <w:t xml:space="preserve">a wholly owned subsidiary of Lockheed Martin Corporation, for the U.S. Department of Energy's </w:t>
      </w:r>
      <w:r w:rsidRPr="0020564E">
        <w:rPr>
          <w:rFonts w:ascii="Arial" w:hAnsi="Arial"/>
          <w:color w:val="000000" w:themeColor="text1"/>
          <w:spacing w:val="5"/>
          <w:sz w:val="16"/>
        </w:rPr>
        <w:br/>
        <w:t>National Nuclear Security Administration under contract DE-AC04-94AL85000.</w:t>
      </w:r>
    </w:p>
    <w:p w14:paraId="14D8CD01" w14:textId="77777777" w:rsidR="00B813C5" w:rsidRPr="0020564E" w:rsidRDefault="00B813C5" w:rsidP="007A6474">
      <w:pPr>
        <w:pStyle w:val="BodyPubs"/>
        <w:jc w:val="left"/>
        <w:rPr>
          <w:rFonts w:ascii="Arial" w:hAnsi="Arial"/>
          <w:color w:val="000000" w:themeColor="text1"/>
          <w:spacing w:val="5"/>
          <w:sz w:val="16"/>
        </w:rPr>
      </w:pPr>
    </w:p>
    <w:p w14:paraId="5C3D65B8" w14:textId="77777777" w:rsidR="00B813C5" w:rsidRPr="0020564E" w:rsidRDefault="00B813C5" w:rsidP="007A6474">
      <w:pPr>
        <w:pStyle w:val="PreparedPubs"/>
        <w:rPr>
          <w:color w:val="000000" w:themeColor="text1"/>
        </w:rPr>
      </w:pPr>
      <w:r w:rsidRPr="0020564E">
        <w:rPr>
          <w:color w:val="000000" w:themeColor="text1"/>
        </w:rPr>
        <w:t>Approved for public release; further dissemination unlimited.</w:t>
      </w:r>
    </w:p>
    <w:p w14:paraId="3A743330" w14:textId="77777777" w:rsidR="00B813C5" w:rsidRPr="0020564E" w:rsidRDefault="00B813C5" w:rsidP="007A6474">
      <w:pPr>
        <w:pStyle w:val="BodyPubs"/>
        <w:jc w:val="left"/>
        <w:rPr>
          <w:color w:val="000000" w:themeColor="text1"/>
        </w:rPr>
      </w:pPr>
    </w:p>
    <w:p w14:paraId="16DC8F22" w14:textId="77777777" w:rsidR="00B813C5" w:rsidRPr="0020564E" w:rsidRDefault="00B813C5" w:rsidP="007A6474">
      <w:pPr>
        <w:pStyle w:val="BodyPubs"/>
        <w:jc w:val="left"/>
        <w:rPr>
          <w:color w:val="000000" w:themeColor="text1"/>
        </w:rPr>
      </w:pPr>
    </w:p>
    <w:p w14:paraId="266BC4E6" w14:textId="77777777" w:rsidR="00B813C5" w:rsidRPr="0020564E" w:rsidRDefault="00B813C5" w:rsidP="007A6474">
      <w:pPr>
        <w:pStyle w:val="BodyPubs"/>
        <w:jc w:val="left"/>
        <w:rPr>
          <w:color w:val="000000" w:themeColor="text1"/>
        </w:rPr>
      </w:pPr>
    </w:p>
    <w:p w14:paraId="0F6D7237" w14:textId="77777777" w:rsidR="00B813C5" w:rsidRPr="0020564E" w:rsidRDefault="00B813C5" w:rsidP="007A6474">
      <w:pPr>
        <w:pStyle w:val="BodyPubs"/>
        <w:jc w:val="left"/>
        <w:rPr>
          <w:color w:val="000000" w:themeColor="text1"/>
        </w:rPr>
      </w:pPr>
    </w:p>
    <w:p w14:paraId="74C36678" w14:textId="77777777" w:rsidR="00B813C5" w:rsidRPr="0020564E" w:rsidRDefault="00B813C5" w:rsidP="007A6474">
      <w:pPr>
        <w:pStyle w:val="BodyPubs"/>
        <w:jc w:val="left"/>
        <w:rPr>
          <w:color w:val="000000" w:themeColor="text1"/>
        </w:rPr>
      </w:pPr>
    </w:p>
    <w:p w14:paraId="073EF62B" w14:textId="77777777" w:rsidR="00B813C5" w:rsidRPr="0020564E" w:rsidRDefault="00B813C5" w:rsidP="007A6474">
      <w:pPr>
        <w:pStyle w:val="BodyPubs"/>
        <w:jc w:val="left"/>
        <w:rPr>
          <w:color w:val="000000" w:themeColor="text1"/>
        </w:rPr>
      </w:pPr>
    </w:p>
    <w:p w14:paraId="15768ABE" w14:textId="77777777" w:rsidR="00B813C5" w:rsidRPr="0020564E" w:rsidRDefault="00B813C5" w:rsidP="007A6474">
      <w:pPr>
        <w:rPr>
          <w:color w:val="000000" w:themeColor="text1"/>
        </w:rPr>
      </w:pPr>
    </w:p>
    <w:p w14:paraId="7FB55A8F" w14:textId="77777777" w:rsidR="00B813C5" w:rsidRPr="0020564E" w:rsidRDefault="00B813C5" w:rsidP="007A6474">
      <w:pPr>
        <w:pStyle w:val="BodyPubs"/>
        <w:jc w:val="left"/>
        <w:rPr>
          <w:color w:val="000000" w:themeColor="text1"/>
        </w:rPr>
      </w:pPr>
    </w:p>
    <w:p w14:paraId="6B602159" w14:textId="77777777" w:rsidR="00B813C5" w:rsidRPr="0020564E" w:rsidRDefault="00B813C5" w:rsidP="007A6474">
      <w:pPr>
        <w:pStyle w:val="BodyPubs"/>
        <w:jc w:val="left"/>
        <w:rPr>
          <w:color w:val="000000" w:themeColor="text1"/>
        </w:rPr>
      </w:pPr>
    </w:p>
    <w:p w14:paraId="61EC47D8" w14:textId="77777777" w:rsidR="00B813C5" w:rsidRPr="0020564E" w:rsidRDefault="00B813C5" w:rsidP="007A6474">
      <w:pPr>
        <w:pStyle w:val="BodyPubs"/>
        <w:jc w:val="left"/>
        <w:rPr>
          <w:color w:val="000000" w:themeColor="text1"/>
        </w:rPr>
      </w:pPr>
    </w:p>
    <w:p w14:paraId="408D14B1" w14:textId="77777777" w:rsidR="00B813C5" w:rsidRPr="0020564E" w:rsidRDefault="00B813C5" w:rsidP="007A6474">
      <w:pPr>
        <w:pStyle w:val="BodyPubs"/>
        <w:jc w:val="left"/>
        <w:rPr>
          <w:color w:val="000000" w:themeColor="text1"/>
        </w:rPr>
      </w:pPr>
    </w:p>
    <w:p w14:paraId="7F5FA15D" w14:textId="77777777" w:rsidR="00B813C5" w:rsidRPr="0020564E" w:rsidRDefault="00B813C5" w:rsidP="007A6474">
      <w:pPr>
        <w:pStyle w:val="BodyPubs"/>
        <w:jc w:val="left"/>
        <w:rPr>
          <w:color w:val="000000" w:themeColor="text1"/>
        </w:rPr>
      </w:pPr>
    </w:p>
    <w:p w14:paraId="12BE6F8A" w14:textId="77777777" w:rsidR="00B813C5" w:rsidRPr="0020564E" w:rsidRDefault="00B813C5" w:rsidP="007A6474">
      <w:pPr>
        <w:pStyle w:val="BodyPubs"/>
        <w:jc w:val="left"/>
        <w:rPr>
          <w:color w:val="000000" w:themeColor="text1"/>
        </w:rPr>
      </w:pPr>
    </w:p>
    <w:p w14:paraId="2EC9B343" w14:textId="77777777" w:rsidR="00B813C5" w:rsidRPr="0020564E" w:rsidRDefault="00B813C5" w:rsidP="007A6474">
      <w:pPr>
        <w:pStyle w:val="BodyPubs"/>
        <w:jc w:val="left"/>
        <w:rPr>
          <w:color w:val="000000" w:themeColor="text1"/>
        </w:rPr>
      </w:pPr>
    </w:p>
    <w:p w14:paraId="0AEED8AD" w14:textId="77777777" w:rsidR="00B813C5" w:rsidRPr="0020564E" w:rsidRDefault="00B813C5" w:rsidP="007A6474">
      <w:pPr>
        <w:pStyle w:val="BodyPubs"/>
        <w:jc w:val="left"/>
        <w:rPr>
          <w:color w:val="000000" w:themeColor="text1"/>
        </w:rPr>
      </w:pPr>
      <w:r w:rsidRPr="0020564E">
        <w:rPr>
          <w:noProof/>
          <w:color w:val="000000" w:themeColor="text1"/>
        </w:rPr>
        <w:drawing>
          <wp:anchor distT="0" distB="0" distL="114300" distR="114300" simplePos="0" relativeHeight="251659264" behindDoc="1" locked="0" layoutInCell="1" allowOverlap="1" wp14:anchorId="50FAB1E6" wp14:editId="3C8796AD">
            <wp:simplePos x="0" y="0"/>
            <wp:positionH relativeFrom="column">
              <wp:posOffset>-913765</wp:posOffset>
            </wp:positionH>
            <wp:positionV relativeFrom="paragraph">
              <wp:posOffset>3906520</wp:posOffset>
            </wp:positionV>
            <wp:extent cx="7841615" cy="4413250"/>
            <wp:effectExtent l="0" t="0" r="6985" b="6350"/>
            <wp:wrapNone/>
            <wp:docPr id="7" name="Picture 5"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41615" cy="441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64E">
        <w:rPr>
          <w:noProof/>
          <w:color w:val="000000" w:themeColor="text1"/>
        </w:rPr>
        <w:drawing>
          <wp:inline distT="0" distB="0" distL="0" distR="0" wp14:anchorId="38AC47AF" wp14:editId="4446E070">
            <wp:extent cx="2844800" cy="431800"/>
            <wp:effectExtent l="0" t="0" r="0" b="0"/>
            <wp:docPr id="3" name="Picture 1" descr="Description: SNL_Horizontal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NL_Horizontal_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800" cy="431800"/>
                    </a:xfrm>
                    <a:prstGeom prst="rect">
                      <a:avLst/>
                    </a:prstGeom>
                    <a:noFill/>
                    <a:ln>
                      <a:noFill/>
                    </a:ln>
                  </pic:spPr>
                </pic:pic>
              </a:graphicData>
            </a:graphic>
          </wp:inline>
        </w:drawing>
      </w:r>
    </w:p>
    <w:p w14:paraId="07FB1554" w14:textId="77777777" w:rsidR="00B813C5" w:rsidRPr="0020564E" w:rsidRDefault="00B813C5" w:rsidP="007A6474">
      <w:pPr>
        <w:rPr>
          <w:color w:val="000000" w:themeColor="text1"/>
        </w:rPr>
        <w:sectPr w:rsidR="00B813C5" w:rsidRPr="0020564E" w:rsidSect="0020564E">
          <w:footerReference w:type="even" r:id="rId11"/>
          <w:footerReference w:type="default" r:id="rId12"/>
          <w:headerReference w:type="first" r:id="rId13"/>
          <w:pgSz w:w="12240" w:h="15840"/>
          <w:pgMar w:top="1440" w:right="1440" w:bottom="1440" w:left="1440" w:header="720" w:footer="720" w:gutter="0"/>
          <w:pgBorders w:display="firstPage" w:offsetFrom="page">
            <w:top w:val="single" w:sz="6" w:space="18" w:color="943634"/>
            <w:left w:val="single" w:sz="6" w:space="18" w:color="943634"/>
            <w:bottom w:val="single" w:sz="6" w:space="18" w:color="943634"/>
            <w:right w:val="single" w:sz="6" w:space="18" w:color="943634"/>
          </w:pgBorders>
          <w:cols w:space="720"/>
          <w:titlePg/>
          <w:docGrid w:linePitch="360"/>
        </w:sectPr>
      </w:pPr>
      <w:r w:rsidRPr="0020564E">
        <w:rPr>
          <w:noProof/>
          <w:color w:val="000000" w:themeColor="text1"/>
        </w:rPr>
        <w:drawing>
          <wp:anchor distT="0" distB="0" distL="114300" distR="114300" simplePos="0" relativeHeight="251660288" behindDoc="1" locked="0" layoutInCell="1" allowOverlap="1" wp14:anchorId="6E1CF6AF" wp14:editId="2E838A74">
            <wp:simplePos x="0" y="0"/>
            <wp:positionH relativeFrom="column">
              <wp:posOffset>-685800</wp:posOffset>
            </wp:positionH>
            <wp:positionV relativeFrom="paragraph">
              <wp:posOffset>901700</wp:posOffset>
            </wp:positionV>
            <wp:extent cx="7315200" cy="676275"/>
            <wp:effectExtent l="0" t="0" r="0" b="9525"/>
            <wp:wrapNone/>
            <wp:docPr id="5" name="Picture 7" descr="Description: Head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eadBa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C616B" w14:textId="07D45399" w:rsidR="00B813C5" w:rsidRPr="0020564E" w:rsidRDefault="00B813C5" w:rsidP="007A6474">
      <w:pPr>
        <w:pStyle w:val="BodyPubs"/>
        <w:jc w:val="left"/>
        <w:rPr>
          <w:color w:val="000000" w:themeColor="text1"/>
        </w:rPr>
      </w:pPr>
    </w:p>
    <w:p w14:paraId="1592051D" w14:textId="77777777" w:rsidR="00B813C5" w:rsidRPr="0020564E" w:rsidRDefault="00B813C5" w:rsidP="007A6474">
      <w:pPr>
        <w:pStyle w:val="BodyPubs"/>
        <w:jc w:val="left"/>
        <w:rPr>
          <w:color w:val="000000" w:themeColor="text1"/>
        </w:rPr>
      </w:pPr>
    </w:p>
    <w:p w14:paraId="1DDAE8B4" w14:textId="77777777" w:rsidR="00B813C5" w:rsidRPr="0020564E" w:rsidRDefault="00B813C5" w:rsidP="007A6474">
      <w:pPr>
        <w:pStyle w:val="BodyPubs"/>
        <w:jc w:val="left"/>
        <w:rPr>
          <w:color w:val="000000" w:themeColor="text1"/>
        </w:rPr>
      </w:pPr>
    </w:p>
    <w:p w14:paraId="721DF996" w14:textId="77777777" w:rsidR="00B813C5" w:rsidRPr="0020564E" w:rsidRDefault="00B813C5" w:rsidP="007A6474">
      <w:pPr>
        <w:pStyle w:val="IssuedPubs"/>
        <w:jc w:val="left"/>
        <w:rPr>
          <w:color w:val="000000" w:themeColor="text1"/>
        </w:rPr>
      </w:pPr>
      <w:r w:rsidRPr="0020564E">
        <w:rPr>
          <w:rStyle w:val="CommentReference"/>
          <w:color w:val="000000" w:themeColor="text1"/>
        </w:rPr>
        <w:t>I</w:t>
      </w:r>
      <w:r w:rsidRPr="0020564E">
        <w:rPr>
          <w:color w:val="000000" w:themeColor="text1"/>
        </w:rPr>
        <w:t>ssued by Sandia National Laboratories, operated for the United States Department of Energy by Sandia Corporation.</w:t>
      </w:r>
    </w:p>
    <w:p w14:paraId="02FCD22D" w14:textId="77777777" w:rsidR="00B813C5" w:rsidRPr="0020564E" w:rsidRDefault="00B813C5" w:rsidP="007A6474">
      <w:pPr>
        <w:pStyle w:val="IssuedPubs"/>
        <w:jc w:val="left"/>
        <w:rPr>
          <w:color w:val="000000" w:themeColor="text1"/>
        </w:rPr>
      </w:pPr>
    </w:p>
    <w:p w14:paraId="3817C45E" w14:textId="77777777" w:rsidR="00B813C5" w:rsidRPr="0020564E" w:rsidRDefault="00B813C5" w:rsidP="007A6474">
      <w:pPr>
        <w:pStyle w:val="IssuedPubs"/>
        <w:jc w:val="left"/>
        <w:rPr>
          <w:color w:val="000000" w:themeColor="text1"/>
        </w:rPr>
      </w:pPr>
      <w:r w:rsidRPr="0020564E">
        <w:rPr>
          <w:b/>
          <w:color w:val="000000" w:themeColor="text1"/>
        </w:rPr>
        <w:t>NOTICE:</w:t>
      </w:r>
      <w:r w:rsidRPr="0020564E">
        <w:rPr>
          <w:color w:val="000000" w:themeColor="text1"/>
        </w:rPr>
        <w:t xml:space="preserve">  This report was prepared as an account of work sponsored by an agency of the United States Government.  Neither the United States Government, nor any agency thereof, nor any of their employees, nor any of their contractors, subcontractors, or their employees, make any warranty, express or implied, or assume any legal liability or responsibility for the accuracy, completeness, or usefulness of any information, apparatus, product, or process disclosed, or represent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any agency thereof, or any of their contractors or subcontractors.  The views and opinions expressed herein do not necessarily state or reflect those of the United States Government, any agency thereof, or any of their contractors.</w:t>
      </w:r>
    </w:p>
    <w:p w14:paraId="02D51096" w14:textId="77777777" w:rsidR="00B813C5" w:rsidRPr="0020564E" w:rsidRDefault="00B813C5" w:rsidP="007A6474">
      <w:pPr>
        <w:pStyle w:val="IssuedPubs"/>
        <w:jc w:val="left"/>
        <w:rPr>
          <w:color w:val="000000" w:themeColor="text1"/>
        </w:rPr>
      </w:pPr>
    </w:p>
    <w:p w14:paraId="42EA0B15" w14:textId="77777777" w:rsidR="00B813C5" w:rsidRPr="0020564E" w:rsidRDefault="00B813C5" w:rsidP="007A6474">
      <w:pPr>
        <w:pStyle w:val="IssuedPubs"/>
        <w:jc w:val="left"/>
        <w:rPr>
          <w:color w:val="000000" w:themeColor="text1"/>
        </w:rPr>
      </w:pPr>
      <w:r w:rsidRPr="0020564E">
        <w:rPr>
          <w:color w:val="000000" w:themeColor="text1"/>
        </w:rPr>
        <w:t xml:space="preserve">Printed in the United States of America. This report has been reproduced directly from the best </w:t>
      </w:r>
      <w:proofErr w:type="gramStart"/>
      <w:r w:rsidRPr="0020564E">
        <w:rPr>
          <w:color w:val="000000" w:themeColor="text1"/>
        </w:rPr>
        <w:t>available</w:t>
      </w:r>
      <w:proofErr w:type="gramEnd"/>
      <w:r w:rsidRPr="0020564E">
        <w:rPr>
          <w:color w:val="000000" w:themeColor="text1"/>
        </w:rPr>
        <w:t xml:space="preserve"> copy.</w:t>
      </w:r>
    </w:p>
    <w:p w14:paraId="27B7EE23" w14:textId="77777777" w:rsidR="00B813C5" w:rsidRPr="0020564E" w:rsidRDefault="00B813C5" w:rsidP="007A6474">
      <w:pPr>
        <w:pStyle w:val="IssuedPubs"/>
        <w:jc w:val="left"/>
        <w:rPr>
          <w:color w:val="000000" w:themeColor="text1"/>
        </w:rPr>
      </w:pPr>
    </w:p>
    <w:p w14:paraId="56378676" w14:textId="77777777" w:rsidR="00B813C5" w:rsidRPr="0020564E" w:rsidRDefault="00B813C5" w:rsidP="007A6474">
      <w:pPr>
        <w:pStyle w:val="IssuedPubs"/>
        <w:jc w:val="left"/>
        <w:rPr>
          <w:color w:val="000000" w:themeColor="text1"/>
        </w:rPr>
      </w:pPr>
      <w:r w:rsidRPr="0020564E">
        <w:rPr>
          <w:color w:val="000000" w:themeColor="text1"/>
        </w:rPr>
        <w:t>Available to DOE and DOE contractors from</w:t>
      </w:r>
    </w:p>
    <w:p w14:paraId="2B2E3D3A" w14:textId="77777777" w:rsidR="00B813C5" w:rsidRPr="0020564E" w:rsidRDefault="00B813C5" w:rsidP="007A6474">
      <w:pPr>
        <w:pStyle w:val="IssuedPubs"/>
        <w:jc w:val="left"/>
        <w:rPr>
          <w:color w:val="000000" w:themeColor="text1"/>
        </w:rPr>
      </w:pPr>
      <w:r w:rsidRPr="0020564E">
        <w:rPr>
          <w:color w:val="000000" w:themeColor="text1"/>
        </w:rPr>
        <w:tab/>
        <w:t>U.S. Department of Energy</w:t>
      </w:r>
    </w:p>
    <w:p w14:paraId="27EFA42D" w14:textId="77777777" w:rsidR="00B813C5" w:rsidRPr="0020564E" w:rsidRDefault="00B813C5" w:rsidP="007A6474">
      <w:pPr>
        <w:pStyle w:val="IssuedPubs"/>
        <w:jc w:val="left"/>
        <w:rPr>
          <w:color w:val="000000" w:themeColor="text1"/>
        </w:rPr>
      </w:pPr>
      <w:r w:rsidRPr="0020564E">
        <w:rPr>
          <w:color w:val="000000" w:themeColor="text1"/>
        </w:rPr>
        <w:tab/>
        <w:t>Office of Scientific and Technical Information</w:t>
      </w:r>
    </w:p>
    <w:p w14:paraId="2F7A1E7A" w14:textId="77777777" w:rsidR="00B813C5" w:rsidRPr="0020564E" w:rsidRDefault="00B813C5" w:rsidP="007A6474">
      <w:pPr>
        <w:pStyle w:val="IssuedPubs"/>
        <w:jc w:val="left"/>
        <w:rPr>
          <w:color w:val="000000" w:themeColor="text1"/>
        </w:rPr>
      </w:pPr>
      <w:r w:rsidRPr="0020564E">
        <w:rPr>
          <w:color w:val="000000" w:themeColor="text1"/>
        </w:rPr>
        <w:tab/>
        <w:t>P.O. Box 62</w:t>
      </w:r>
    </w:p>
    <w:p w14:paraId="7AEFF6C6" w14:textId="77777777" w:rsidR="00B813C5" w:rsidRPr="0020564E" w:rsidRDefault="00B813C5" w:rsidP="007A6474">
      <w:pPr>
        <w:pStyle w:val="IssuedPubs"/>
        <w:jc w:val="left"/>
        <w:rPr>
          <w:color w:val="000000" w:themeColor="text1"/>
        </w:rPr>
      </w:pPr>
      <w:r w:rsidRPr="0020564E">
        <w:rPr>
          <w:color w:val="000000" w:themeColor="text1"/>
        </w:rPr>
        <w:tab/>
        <w:t>Oak Ridge, TN  37831</w:t>
      </w:r>
    </w:p>
    <w:p w14:paraId="62DAFC91" w14:textId="77777777" w:rsidR="00B813C5" w:rsidRPr="0020564E" w:rsidRDefault="00B813C5" w:rsidP="007A6474">
      <w:pPr>
        <w:pStyle w:val="IssuedPubs"/>
        <w:jc w:val="left"/>
        <w:rPr>
          <w:color w:val="000000" w:themeColor="text1"/>
        </w:rPr>
      </w:pPr>
    </w:p>
    <w:p w14:paraId="06184396"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(865) 576-8401</w:t>
      </w:r>
    </w:p>
    <w:p w14:paraId="6BE57D19"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(865) 576-5728</w:t>
      </w:r>
    </w:p>
    <w:p w14:paraId="5DFD1D58"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5" w:history="1">
        <w:r w:rsidRPr="0020564E">
          <w:rPr>
            <w:rStyle w:val="Hyperlink"/>
            <w:color w:val="000000" w:themeColor="text1"/>
          </w:rPr>
          <w:t>reports@adonis.</w:t>
        </w:r>
        <w:bookmarkStart w:id="16" w:name="_Hlt521307441"/>
        <w:r w:rsidRPr="0020564E">
          <w:rPr>
            <w:rStyle w:val="Hyperlink"/>
            <w:color w:val="000000" w:themeColor="text1"/>
          </w:rPr>
          <w:t>o</w:t>
        </w:r>
        <w:bookmarkEnd w:id="16"/>
        <w:r w:rsidRPr="0020564E">
          <w:rPr>
            <w:rStyle w:val="Hyperlink"/>
            <w:color w:val="000000" w:themeColor="text1"/>
          </w:rPr>
          <w:t>sti.gov</w:t>
        </w:r>
      </w:hyperlink>
    </w:p>
    <w:p w14:paraId="525B9D26" w14:textId="77777777" w:rsidR="00B813C5" w:rsidRPr="0020564E" w:rsidRDefault="00B813C5" w:rsidP="007A6474">
      <w:pPr>
        <w:pStyle w:val="IssuedPubs"/>
        <w:jc w:val="left"/>
        <w:rPr>
          <w:color w:val="000000" w:themeColor="text1"/>
        </w:rPr>
      </w:pPr>
      <w:r w:rsidRPr="0020564E">
        <w:rPr>
          <w:color w:val="000000" w:themeColor="text1"/>
        </w:rPr>
        <w:tab/>
        <w:t>Online ordering:</w:t>
      </w:r>
      <w:r w:rsidRPr="0020564E">
        <w:rPr>
          <w:color w:val="000000" w:themeColor="text1"/>
        </w:rPr>
        <w:tab/>
      </w:r>
      <w:hyperlink r:id="rId16" w:history="1">
        <w:r w:rsidRPr="0020564E">
          <w:rPr>
            <w:rStyle w:val="Hyperlink"/>
            <w:color w:val="000000" w:themeColor="text1"/>
          </w:rPr>
          <w:t>http://www.osti.gov/bridge</w:t>
        </w:r>
      </w:hyperlink>
    </w:p>
    <w:p w14:paraId="1FA88F07" w14:textId="77777777" w:rsidR="00B813C5" w:rsidRPr="0020564E" w:rsidRDefault="00B813C5" w:rsidP="007A6474">
      <w:pPr>
        <w:pStyle w:val="IssuedPubs"/>
        <w:jc w:val="left"/>
        <w:rPr>
          <w:color w:val="000000" w:themeColor="text1"/>
        </w:rPr>
      </w:pPr>
    </w:p>
    <w:p w14:paraId="2083B951" w14:textId="77777777" w:rsidR="00B813C5" w:rsidRPr="0020564E" w:rsidRDefault="00B813C5" w:rsidP="007A6474">
      <w:pPr>
        <w:pStyle w:val="IssuedPubs"/>
        <w:jc w:val="left"/>
        <w:rPr>
          <w:color w:val="000000" w:themeColor="text1"/>
        </w:rPr>
      </w:pPr>
      <w:r w:rsidRPr="0020564E">
        <w:rPr>
          <w:color w:val="000000" w:themeColor="text1"/>
        </w:rPr>
        <w:t>Available to the public from</w:t>
      </w:r>
    </w:p>
    <w:p w14:paraId="78690D9F" w14:textId="77777777" w:rsidR="00B813C5" w:rsidRPr="0020564E" w:rsidRDefault="00B813C5" w:rsidP="007A6474">
      <w:pPr>
        <w:pStyle w:val="IssuedPubs"/>
        <w:jc w:val="left"/>
        <w:rPr>
          <w:color w:val="000000" w:themeColor="text1"/>
        </w:rPr>
      </w:pPr>
      <w:r w:rsidRPr="0020564E">
        <w:rPr>
          <w:color w:val="000000" w:themeColor="text1"/>
        </w:rPr>
        <w:tab/>
        <w:t>U.S. Department of Commerce</w:t>
      </w:r>
    </w:p>
    <w:p w14:paraId="713C8B9D" w14:textId="77777777" w:rsidR="00B813C5" w:rsidRPr="0020564E" w:rsidRDefault="00B813C5" w:rsidP="007A6474">
      <w:pPr>
        <w:pStyle w:val="IssuedPubs"/>
        <w:jc w:val="left"/>
        <w:rPr>
          <w:color w:val="000000" w:themeColor="text1"/>
        </w:rPr>
      </w:pPr>
      <w:r w:rsidRPr="0020564E">
        <w:rPr>
          <w:color w:val="000000" w:themeColor="text1"/>
        </w:rPr>
        <w:tab/>
        <w:t>National Technical Information Service</w:t>
      </w:r>
    </w:p>
    <w:p w14:paraId="3AC4F3CE" w14:textId="77777777" w:rsidR="00B813C5" w:rsidRPr="0020564E" w:rsidRDefault="00B813C5" w:rsidP="007A6474">
      <w:pPr>
        <w:pStyle w:val="IssuedPubs"/>
        <w:jc w:val="left"/>
        <w:rPr>
          <w:color w:val="000000" w:themeColor="text1"/>
        </w:rPr>
      </w:pPr>
      <w:r w:rsidRPr="0020564E">
        <w:rPr>
          <w:color w:val="000000" w:themeColor="text1"/>
        </w:rPr>
        <w:tab/>
        <w:t>5285 Port Royal Rd.</w:t>
      </w:r>
    </w:p>
    <w:p w14:paraId="30CA03B9" w14:textId="77777777" w:rsidR="00B813C5" w:rsidRPr="0020564E" w:rsidRDefault="00B813C5" w:rsidP="007A6474">
      <w:pPr>
        <w:pStyle w:val="IssuedPubs"/>
        <w:jc w:val="left"/>
        <w:rPr>
          <w:color w:val="000000" w:themeColor="text1"/>
        </w:rPr>
      </w:pPr>
      <w:r w:rsidRPr="0020564E">
        <w:rPr>
          <w:color w:val="000000" w:themeColor="text1"/>
        </w:rPr>
        <w:tab/>
        <w:t>Springfield, VA  22161</w:t>
      </w:r>
    </w:p>
    <w:p w14:paraId="50FD9A89" w14:textId="77777777" w:rsidR="00B813C5" w:rsidRPr="0020564E" w:rsidRDefault="00B813C5" w:rsidP="007A6474">
      <w:pPr>
        <w:pStyle w:val="IssuedPubs"/>
        <w:jc w:val="left"/>
        <w:rPr>
          <w:color w:val="000000" w:themeColor="text1"/>
        </w:rPr>
      </w:pPr>
    </w:p>
    <w:p w14:paraId="2C1E5ACE"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(800) 553-6847</w:t>
      </w:r>
    </w:p>
    <w:p w14:paraId="238E4CEE"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(703) 605-6900</w:t>
      </w:r>
    </w:p>
    <w:p w14:paraId="252A13DD"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7" w:history="1">
        <w:r w:rsidRPr="0020564E">
          <w:rPr>
            <w:rStyle w:val="Hyperlink"/>
            <w:color w:val="000000" w:themeColor="text1"/>
          </w:rPr>
          <w:t>orders@ntis.fed</w:t>
        </w:r>
        <w:bookmarkStart w:id="17" w:name="_Hlt521307453"/>
        <w:r w:rsidRPr="0020564E">
          <w:rPr>
            <w:rStyle w:val="Hyperlink"/>
            <w:color w:val="000000" w:themeColor="text1"/>
          </w:rPr>
          <w:t>w</w:t>
        </w:r>
        <w:bookmarkEnd w:id="17"/>
        <w:r w:rsidRPr="0020564E">
          <w:rPr>
            <w:rStyle w:val="Hyperlink"/>
            <w:color w:val="000000" w:themeColor="text1"/>
          </w:rPr>
          <w:t>orld.gov</w:t>
        </w:r>
      </w:hyperlink>
    </w:p>
    <w:p w14:paraId="5A48D11C" w14:textId="77777777" w:rsidR="00B813C5" w:rsidRPr="0020564E" w:rsidRDefault="00B813C5" w:rsidP="007A6474">
      <w:pPr>
        <w:pStyle w:val="IssuedPubs"/>
        <w:jc w:val="left"/>
        <w:rPr>
          <w:color w:val="000000" w:themeColor="text1"/>
        </w:rPr>
      </w:pPr>
      <w:r w:rsidRPr="0020564E">
        <w:rPr>
          <w:color w:val="000000" w:themeColor="text1"/>
        </w:rPr>
        <w:tab/>
        <w:t>Online order:</w:t>
      </w:r>
      <w:r w:rsidRPr="0020564E">
        <w:rPr>
          <w:color w:val="000000" w:themeColor="text1"/>
        </w:rPr>
        <w:tab/>
      </w:r>
      <w:hyperlink r:id="rId18" w:anchor="online" w:history="1">
        <w:r w:rsidRPr="0020564E">
          <w:rPr>
            <w:rStyle w:val="Hyperlink"/>
            <w:color w:val="000000" w:themeColor="text1"/>
          </w:rPr>
          <w:t>http://www.ntis.gov/help/ordermethods.asp?loc=7-4-0#online</w:t>
        </w:r>
      </w:hyperlink>
    </w:p>
    <w:p w14:paraId="368B187B" w14:textId="77777777" w:rsidR="00B813C5" w:rsidRPr="0020564E" w:rsidRDefault="00B813C5" w:rsidP="007A6474">
      <w:pPr>
        <w:pStyle w:val="IssuedPubs"/>
        <w:jc w:val="left"/>
        <w:rPr>
          <w:color w:val="000000" w:themeColor="text1"/>
        </w:rPr>
      </w:pPr>
    </w:p>
    <w:p w14:paraId="11370373" w14:textId="77777777" w:rsidR="00B813C5" w:rsidRPr="0020564E" w:rsidRDefault="00B813C5" w:rsidP="007A6474">
      <w:pPr>
        <w:pStyle w:val="IssuedPubs"/>
        <w:jc w:val="left"/>
        <w:rPr>
          <w:color w:val="000000" w:themeColor="text1"/>
        </w:rPr>
      </w:pPr>
    </w:p>
    <w:p w14:paraId="068C0150" w14:textId="77777777" w:rsidR="00B813C5" w:rsidRPr="0020564E" w:rsidRDefault="00B813C5" w:rsidP="007A6474">
      <w:pPr>
        <w:pStyle w:val="IssuedPubs"/>
        <w:jc w:val="left"/>
        <w:rPr>
          <w:color w:val="000000" w:themeColor="text1"/>
          <w:sz w:val="22"/>
        </w:rPr>
      </w:pPr>
      <w:r w:rsidRPr="0020564E">
        <w:rPr>
          <w:noProof/>
          <w:color w:val="000000" w:themeColor="text1"/>
        </w:rPr>
        <w:drawing>
          <wp:inline distT="0" distB="0" distL="0" distR="0" wp14:anchorId="2BBCD926" wp14:editId="06E34034">
            <wp:extent cx="850900" cy="711200"/>
            <wp:effectExtent l="0" t="0" r="12700" b="0"/>
            <wp:docPr id="2" name="Picture 2" descr="Description: DOE  logo bw no bk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OE  logo bw no bkg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0900" cy="711200"/>
                    </a:xfrm>
                    <a:prstGeom prst="rect">
                      <a:avLst/>
                    </a:prstGeom>
                    <a:noFill/>
                    <a:ln>
                      <a:noFill/>
                    </a:ln>
                  </pic:spPr>
                </pic:pic>
              </a:graphicData>
            </a:graphic>
          </wp:inline>
        </w:drawing>
      </w:r>
    </w:p>
    <w:p w14:paraId="441B05D2" w14:textId="77777777" w:rsidR="00B813C5" w:rsidRPr="0020564E" w:rsidRDefault="00B813C5" w:rsidP="007A6474">
      <w:pPr>
        <w:pStyle w:val="BodyPubs"/>
        <w:jc w:val="left"/>
        <w:rPr>
          <w:color w:val="000000" w:themeColor="text1"/>
        </w:rPr>
      </w:pPr>
    </w:p>
    <w:bookmarkEnd w:id="0"/>
    <w:bookmarkEnd w:id="1"/>
    <w:bookmarkEnd w:id="2"/>
    <w:bookmarkEnd w:id="3"/>
    <w:bookmarkEnd w:id="4"/>
    <w:p w14:paraId="5BBB2620" w14:textId="77777777" w:rsidR="00B813C5" w:rsidRPr="0020564E" w:rsidRDefault="00B813C5" w:rsidP="007A6474">
      <w:pPr>
        <w:pStyle w:val="IssuedPubs"/>
        <w:jc w:val="left"/>
        <w:rPr>
          <w:color w:val="000000" w:themeColor="text1"/>
        </w:rPr>
      </w:pPr>
    </w:p>
    <w:p w14:paraId="35B2757D" w14:textId="77777777" w:rsidR="00B813C5" w:rsidRPr="0020564E" w:rsidRDefault="00B813C5" w:rsidP="007A6474">
      <w:pPr>
        <w:tabs>
          <w:tab w:val="left" w:pos="360"/>
          <w:tab w:val="left" w:pos="1260"/>
          <w:tab w:val="left" w:pos="1620"/>
          <w:tab w:val="left" w:pos="2520"/>
        </w:tabs>
        <w:ind w:left="2520" w:right="-360" w:hanging="2520"/>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1A520A6A" w14:textId="3FA78579" w:rsidR="00B813C5" w:rsidRPr="0020564E" w:rsidRDefault="00B813C5" w:rsidP="007A6474">
      <w:pPr>
        <w:pStyle w:val="SANDNoTitlePubs"/>
        <w:jc w:val="left"/>
        <w:rPr>
          <w:color w:val="000000" w:themeColor="text1"/>
        </w:rPr>
      </w:pPr>
      <w:r w:rsidRPr="0020564E">
        <w:rPr>
          <w:color w:val="000000" w:themeColor="text1"/>
        </w:rPr>
        <w:lastRenderedPageBreak/>
        <w:br w:type="page"/>
      </w:r>
      <w:r w:rsidR="006A07C0">
        <w:rPr>
          <w:color w:val="000000" w:themeColor="text1"/>
        </w:rPr>
        <w:lastRenderedPageBreak/>
        <w:t>SAND2013-</w:t>
      </w:r>
      <w:ins w:id="18" w:author="Michael A Heroux" w:date="2013-10-11T12:31:00Z">
        <w:r w:rsidR="00701D3F" w:rsidRPr="00701D3F">
          <w:rPr>
            <w:rFonts w:ascii="Calibri" w:eastAsiaTheme="minorEastAsia" w:hAnsi="Calibri" w:cs="Calibri"/>
            <w:color w:val="auto"/>
            <w:sz w:val="22"/>
            <w:szCs w:val="22"/>
          </w:rPr>
          <w:t xml:space="preserve"> </w:t>
        </w:r>
        <w:r w:rsidR="00701D3F" w:rsidRPr="00701D3F">
          <w:rPr>
            <w:color w:val="000000" w:themeColor="text1"/>
          </w:rPr>
          <w:t>8752</w:t>
        </w:r>
      </w:ins>
      <w:del w:id="19" w:author="Michael A Heroux" w:date="2013-10-11T12:31:00Z">
        <w:r w:rsidR="006A07C0" w:rsidDel="00701D3F">
          <w:rPr>
            <w:color w:val="000000" w:themeColor="text1"/>
          </w:rPr>
          <w:delText>XXXX</w:delText>
        </w:r>
      </w:del>
      <w:r w:rsidRPr="0020564E">
        <w:rPr>
          <w:color w:val="000000" w:themeColor="text1"/>
        </w:rPr>
        <w:br/>
        <w:t>Unlimited Release</w:t>
      </w:r>
      <w:r w:rsidRPr="0020564E">
        <w:rPr>
          <w:color w:val="000000" w:themeColor="text1"/>
        </w:rPr>
        <w:br/>
        <w:t xml:space="preserve">Printed </w:t>
      </w:r>
      <w:del w:id="20" w:author="Michael A Heroux" w:date="2013-10-11T12:32:00Z">
        <w:r w:rsidR="006A07C0" w:rsidDel="00701D3F">
          <w:rPr>
            <w:color w:val="000000" w:themeColor="text1"/>
          </w:rPr>
          <w:delText>November</w:delText>
        </w:r>
        <w:r w:rsidRPr="0020564E" w:rsidDel="00701D3F">
          <w:rPr>
            <w:color w:val="000000" w:themeColor="text1"/>
          </w:rPr>
          <w:delText xml:space="preserve"> </w:delText>
        </w:r>
      </w:del>
      <w:ins w:id="21" w:author="Michael A Heroux" w:date="2013-10-11T12:32:00Z">
        <w:r w:rsidR="00701D3F">
          <w:rPr>
            <w:color w:val="000000" w:themeColor="text1"/>
          </w:rPr>
          <w:t>October</w:t>
        </w:r>
        <w:r w:rsidR="00701D3F" w:rsidRPr="0020564E">
          <w:rPr>
            <w:color w:val="000000" w:themeColor="text1"/>
          </w:rPr>
          <w:t xml:space="preserve"> </w:t>
        </w:r>
      </w:ins>
      <w:r w:rsidRPr="0020564E">
        <w:rPr>
          <w:color w:val="000000" w:themeColor="text1"/>
        </w:rPr>
        <w:t>2013</w:t>
      </w:r>
    </w:p>
    <w:p w14:paraId="58663B5B" w14:textId="77777777" w:rsidR="00B813C5" w:rsidRPr="0020564E" w:rsidRDefault="00B813C5" w:rsidP="007A6474">
      <w:pPr>
        <w:pStyle w:val="BodyPubs"/>
        <w:jc w:val="left"/>
        <w:rPr>
          <w:color w:val="000000" w:themeColor="text1"/>
        </w:rPr>
      </w:pPr>
    </w:p>
    <w:p w14:paraId="64FFEA66" w14:textId="77777777" w:rsidR="00B813C5" w:rsidRPr="0020564E" w:rsidRDefault="00B813C5" w:rsidP="007A6474">
      <w:pPr>
        <w:pStyle w:val="BodyPubs"/>
        <w:jc w:val="left"/>
        <w:rPr>
          <w:color w:val="000000" w:themeColor="text1"/>
        </w:rPr>
      </w:pPr>
    </w:p>
    <w:p w14:paraId="48D02AD0" w14:textId="2C9151A3" w:rsidR="00B813C5" w:rsidRPr="0020564E" w:rsidRDefault="006A07C0" w:rsidP="005F4D00">
      <w:pPr>
        <w:pStyle w:val="TitlePubs"/>
        <w:rPr>
          <w:color w:val="000000" w:themeColor="text1"/>
        </w:rPr>
      </w:pPr>
      <w:r>
        <w:rPr>
          <w:color w:val="000000" w:themeColor="text1"/>
        </w:rPr>
        <w:t>HPCG Benchmark Technical Spe</w:t>
      </w:r>
      <w:r w:rsidR="007002EC">
        <w:rPr>
          <w:color w:val="000000" w:themeColor="text1"/>
        </w:rPr>
        <w:t>ci</w:t>
      </w:r>
      <w:r>
        <w:rPr>
          <w:color w:val="000000" w:themeColor="text1"/>
        </w:rPr>
        <w:t>fication</w:t>
      </w:r>
    </w:p>
    <w:p w14:paraId="75074CA5" w14:textId="77777777" w:rsidR="00B813C5" w:rsidRPr="0020564E" w:rsidRDefault="00B813C5" w:rsidP="005F4D00">
      <w:pPr>
        <w:pStyle w:val="BodyPubs"/>
        <w:jc w:val="center"/>
        <w:rPr>
          <w:color w:val="000000" w:themeColor="text1"/>
        </w:rPr>
      </w:pPr>
    </w:p>
    <w:p w14:paraId="3414430A" w14:textId="77777777" w:rsidR="00B813C5" w:rsidRPr="0020564E" w:rsidRDefault="00B813C5" w:rsidP="005F4D00">
      <w:pPr>
        <w:pStyle w:val="BodyPubs"/>
        <w:jc w:val="center"/>
        <w:rPr>
          <w:color w:val="000000" w:themeColor="text1"/>
        </w:rPr>
      </w:pPr>
    </w:p>
    <w:p w14:paraId="085C9C18" w14:textId="77777777" w:rsidR="00B813C5" w:rsidRPr="0020564E" w:rsidRDefault="00B813C5" w:rsidP="005F4D00">
      <w:pPr>
        <w:pStyle w:val="AuthorTitlePubs"/>
        <w:rPr>
          <w:color w:val="000000" w:themeColor="text1"/>
        </w:rPr>
      </w:pPr>
      <w:r w:rsidRPr="0020564E">
        <w:rPr>
          <w:color w:val="000000" w:themeColor="text1"/>
        </w:rPr>
        <w:t>Michael A. Heroux</w:t>
      </w:r>
      <w:r w:rsidRPr="0020564E">
        <w:rPr>
          <w:color w:val="000000" w:themeColor="text1"/>
        </w:rPr>
        <w:br/>
        <w:t>Scalable Algorithm Department</w:t>
      </w:r>
      <w:r w:rsidRPr="0020564E">
        <w:rPr>
          <w:color w:val="000000" w:themeColor="text1"/>
        </w:rPr>
        <w:br/>
        <w:t>Sandia National Laboratories</w:t>
      </w:r>
      <w:r w:rsidRPr="0020564E">
        <w:rPr>
          <w:color w:val="000000" w:themeColor="text1"/>
        </w:rPr>
        <w:br/>
        <w:t>P.O. Box 5800</w:t>
      </w:r>
      <w:r w:rsidRPr="0020564E">
        <w:rPr>
          <w:color w:val="000000" w:themeColor="text1"/>
        </w:rPr>
        <w:br/>
        <w:t xml:space="preserve">Albuquerque, New </w:t>
      </w:r>
      <w:proofErr w:type="gramStart"/>
      <w:r w:rsidRPr="0020564E">
        <w:rPr>
          <w:color w:val="000000" w:themeColor="text1"/>
        </w:rPr>
        <w:t>Mexico  87185</w:t>
      </w:r>
      <w:proofErr w:type="gramEnd"/>
      <w:r w:rsidRPr="0020564E">
        <w:rPr>
          <w:color w:val="000000" w:themeColor="text1"/>
        </w:rPr>
        <w:t>-MS 1320</w:t>
      </w:r>
    </w:p>
    <w:p w14:paraId="63DD06CE" w14:textId="77777777" w:rsidR="00B813C5" w:rsidRPr="0020564E" w:rsidRDefault="00B813C5" w:rsidP="005F4D00">
      <w:pPr>
        <w:pStyle w:val="AuthorTitlePubs"/>
        <w:rPr>
          <w:color w:val="000000" w:themeColor="text1"/>
        </w:rPr>
      </w:pPr>
    </w:p>
    <w:p w14:paraId="315AEE9E" w14:textId="77777777" w:rsidR="00B813C5" w:rsidRDefault="00B813C5" w:rsidP="005F4D00">
      <w:pPr>
        <w:pStyle w:val="AuthorTitlePubs"/>
        <w:rPr>
          <w:color w:val="000000" w:themeColor="text1"/>
        </w:rPr>
      </w:pPr>
      <w:r w:rsidRPr="0020564E">
        <w:rPr>
          <w:color w:val="000000" w:themeColor="text1"/>
        </w:rPr>
        <w:t>Jack Dongarra</w:t>
      </w:r>
    </w:p>
    <w:p w14:paraId="13E42C11" w14:textId="337B4F0F" w:rsidR="006A07C0" w:rsidRPr="0020564E" w:rsidRDefault="006A07C0" w:rsidP="005F4D00">
      <w:pPr>
        <w:pStyle w:val="AuthorTitlePubs"/>
        <w:rPr>
          <w:color w:val="000000" w:themeColor="text1"/>
        </w:rPr>
      </w:pPr>
      <w:proofErr w:type="spellStart"/>
      <w:r>
        <w:rPr>
          <w:color w:val="000000" w:themeColor="text1"/>
        </w:rPr>
        <w:t>Piotr</w:t>
      </w:r>
      <w:proofErr w:type="spellEnd"/>
      <w:r>
        <w:rPr>
          <w:color w:val="000000" w:themeColor="text1"/>
        </w:rPr>
        <w:t xml:space="preserve"> </w:t>
      </w:r>
      <w:proofErr w:type="spellStart"/>
      <w:r>
        <w:rPr>
          <w:color w:val="000000" w:themeColor="text1"/>
        </w:rPr>
        <w:t>Luszczek</w:t>
      </w:r>
      <w:proofErr w:type="spellEnd"/>
    </w:p>
    <w:p w14:paraId="0880FED1" w14:textId="77777777" w:rsidR="00B813C5" w:rsidRPr="0020564E" w:rsidRDefault="00B813C5" w:rsidP="005F4D00">
      <w:pPr>
        <w:pStyle w:val="AuthorTitlePubs"/>
        <w:rPr>
          <w:color w:val="000000" w:themeColor="text1"/>
        </w:rPr>
      </w:pPr>
      <w:r w:rsidRPr="0020564E">
        <w:rPr>
          <w:color w:val="000000" w:themeColor="text1"/>
        </w:rPr>
        <w:t>Electrical Engineering and Computer Science Department  </w:t>
      </w:r>
    </w:p>
    <w:p w14:paraId="57BC3C1D" w14:textId="77777777" w:rsidR="00B813C5" w:rsidRPr="0020564E" w:rsidRDefault="00B813C5" w:rsidP="005F4D00">
      <w:pPr>
        <w:pStyle w:val="AuthorTitlePubs"/>
        <w:rPr>
          <w:color w:val="000000" w:themeColor="text1"/>
        </w:rPr>
      </w:pPr>
      <w:r w:rsidRPr="0020564E">
        <w:rPr>
          <w:color w:val="000000" w:themeColor="text1"/>
        </w:rPr>
        <w:t>1122 Volunteer Blvd  University of Tennessee  </w:t>
      </w:r>
    </w:p>
    <w:p w14:paraId="6B5B1A78" w14:textId="77777777" w:rsidR="00B813C5" w:rsidRPr="0020564E" w:rsidRDefault="00B813C5" w:rsidP="005F4D00">
      <w:pPr>
        <w:pStyle w:val="AuthorTitlePubs"/>
        <w:rPr>
          <w:color w:val="000000" w:themeColor="text1"/>
        </w:rPr>
      </w:pPr>
      <w:r w:rsidRPr="0020564E">
        <w:rPr>
          <w:color w:val="000000" w:themeColor="text1"/>
        </w:rPr>
        <w:t>Knoxville, TN 37996-3450</w:t>
      </w:r>
    </w:p>
    <w:p w14:paraId="21136A0D" w14:textId="77777777" w:rsidR="00B813C5" w:rsidRPr="0020564E" w:rsidRDefault="00B813C5" w:rsidP="007A6474">
      <w:pPr>
        <w:pStyle w:val="BodyPubs"/>
        <w:jc w:val="left"/>
        <w:rPr>
          <w:color w:val="000000" w:themeColor="text1"/>
        </w:rPr>
      </w:pPr>
    </w:p>
    <w:p w14:paraId="00D84354" w14:textId="77777777" w:rsidR="00B813C5" w:rsidRPr="0020564E" w:rsidRDefault="00B813C5" w:rsidP="007A6474">
      <w:pPr>
        <w:pStyle w:val="BodyPubs"/>
        <w:jc w:val="left"/>
        <w:rPr>
          <w:color w:val="000000" w:themeColor="text1"/>
        </w:rPr>
      </w:pPr>
    </w:p>
    <w:p w14:paraId="039B8F63" w14:textId="77777777" w:rsidR="00B813C5" w:rsidRPr="0020564E" w:rsidRDefault="00B813C5" w:rsidP="007A6474">
      <w:pPr>
        <w:pStyle w:val="AuthorTitlePubs"/>
        <w:rPr>
          <w:b/>
          <w:color w:val="000000" w:themeColor="text1"/>
        </w:rPr>
      </w:pPr>
      <w:r w:rsidRPr="0020564E">
        <w:rPr>
          <w:b/>
          <w:color w:val="000000" w:themeColor="text1"/>
        </w:rPr>
        <w:t>Abstract</w:t>
      </w:r>
    </w:p>
    <w:p w14:paraId="01D88058" w14:textId="77777777" w:rsidR="00B813C5" w:rsidRPr="0020564E" w:rsidRDefault="00B813C5" w:rsidP="007A6474">
      <w:pPr>
        <w:pStyle w:val="BodyPubs"/>
        <w:jc w:val="left"/>
        <w:rPr>
          <w:color w:val="000000" w:themeColor="text1"/>
        </w:rPr>
      </w:pPr>
    </w:p>
    <w:p w14:paraId="69C0517E" w14:textId="77777777" w:rsidR="00B813C5" w:rsidRPr="0020564E" w:rsidRDefault="00B813C5" w:rsidP="007A6474">
      <w:pPr>
        <w:pStyle w:val="AbstractTxtPubs"/>
        <w:jc w:val="left"/>
        <w:rPr>
          <w:color w:val="000000" w:themeColor="text1"/>
        </w:rPr>
      </w:pPr>
      <w:r w:rsidRPr="0020564E">
        <w:rPr>
          <w:color w:val="000000" w:themeColor="text1"/>
        </w:rPr>
        <w:t xml:space="preserve">. </w:t>
      </w:r>
    </w:p>
    <w:p w14:paraId="12033F13" w14:textId="5AFCDD72" w:rsidR="006D6D60" w:rsidRDefault="007A6474" w:rsidP="007A6474">
      <w:pPr>
        <w:pStyle w:val="BodyPubs"/>
        <w:jc w:val="left"/>
        <w:rPr>
          <w:color w:val="000000" w:themeColor="text1"/>
        </w:rPr>
      </w:pPr>
      <w:r w:rsidRPr="0020564E">
        <w:rPr>
          <w:color w:val="000000" w:themeColor="text1"/>
        </w:rPr>
        <w:t xml:space="preserve">The </w:t>
      </w:r>
      <w:r w:rsidR="00096209">
        <w:rPr>
          <w:color w:val="000000" w:themeColor="text1"/>
        </w:rPr>
        <w:t>High Performance Conjugate Gradient (HPCG) benchmark [</w:t>
      </w:r>
      <w:del w:id="22" w:author="Michael A Heroux" w:date="2013-10-11T12:54:00Z">
        <w:r w:rsidR="00096209" w:rsidDel="00D30638">
          <w:rPr>
            <w:color w:val="000000" w:themeColor="text1"/>
          </w:rPr>
          <w:delText>cite SNL, UTK reports</w:delText>
        </w:r>
      </w:del>
      <w:ins w:id="23" w:author="Michael A Heroux" w:date="2013-10-11T12:54:00Z">
        <w:r w:rsidR="00D30638">
          <w:rPr>
            <w:color w:val="000000" w:themeColor="text1"/>
          </w:rPr>
          <w:t>2</w:t>
        </w:r>
      </w:ins>
      <w:r w:rsidR="00096209">
        <w:rPr>
          <w:color w:val="000000" w:themeColor="text1"/>
        </w:rPr>
        <w:t xml:space="preserve">] is </w:t>
      </w:r>
      <w:r w:rsidR="00D41B40">
        <w:rPr>
          <w:color w:val="000000" w:themeColor="text1"/>
        </w:rPr>
        <w:t xml:space="preserve">a </w:t>
      </w:r>
      <w:r w:rsidR="00096209">
        <w:rPr>
          <w:color w:val="000000" w:themeColor="text1"/>
        </w:rPr>
        <w:t xml:space="preserve">tool for ranking computer systems based on a simple additive Schwarz, symmetric Gauss-Seidel preconditioned conjugate gradient solver.  HPCG is similar </w:t>
      </w:r>
      <w:ins w:id="24" w:author="Michael A Heroux" w:date="2013-10-11T12:55:00Z">
        <w:r w:rsidR="00D30638">
          <w:rPr>
            <w:color w:val="000000" w:themeColor="text1"/>
          </w:rPr>
          <w:t xml:space="preserve">in its purpose </w:t>
        </w:r>
      </w:ins>
      <w:r w:rsidR="00096209">
        <w:rPr>
          <w:color w:val="000000" w:themeColor="text1"/>
        </w:rPr>
        <w:t xml:space="preserve">to </w:t>
      </w:r>
      <w:del w:id="25" w:author="Michael A Heroux" w:date="2013-10-11T12:55:00Z">
        <w:r w:rsidR="00096209" w:rsidDel="00D30638">
          <w:rPr>
            <w:color w:val="000000" w:themeColor="text1"/>
          </w:rPr>
          <w:delText>th</w:delText>
        </w:r>
        <w:r w:rsidR="00D41B40" w:rsidDel="00D30638">
          <w:rPr>
            <w:color w:val="000000" w:themeColor="text1"/>
          </w:rPr>
          <w:delText>e</w:delText>
        </w:r>
        <w:r w:rsidR="00096209" w:rsidDel="00D30638">
          <w:rPr>
            <w:color w:val="000000" w:themeColor="text1"/>
          </w:rPr>
          <w:delText xml:space="preserve"> </w:delText>
        </w:r>
      </w:del>
      <w:r w:rsidRPr="0020564E">
        <w:rPr>
          <w:color w:val="000000" w:themeColor="text1"/>
        </w:rPr>
        <w:t>High Performance Linpack (HPL)</w:t>
      </w:r>
      <w:ins w:id="26" w:author="Michael A Heroux" w:date="2013-10-11T12:54:00Z">
        <w:r w:rsidR="00D30638">
          <w:rPr>
            <w:color w:val="000000" w:themeColor="text1"/>
          </w:rPr>
          <w:t xml:space="preserve"> currently used to rank systems as part of the </w:t>
        </w:r>
      </w:ins>
      <w:del w:id="27" w:author="Michael A Heroux" w:date="2013-10-11T12:54:00Z">
        <w:r w:rsidR="002D6A2D" w:rsidDel="00D30638">
          <w:rPr>
            <w:color w:val="000000" w:themeColor="text1"/>
          </w:rPr>
          <w:delText xml:space="preserve">, or </w:delText>
        </w:r>
      </w:del>
      <w:r w:rsidR="002D6A2D">
        <w:rPr>
          <w:color w:val="000000" w:themeColor="text1"/>
        </w:rPr>
        <w:t>Top 500</w:t>
      </w:r>
      <w:del w:id="28" w:author="Michael A Heroux" w:date="2013-10-11T12:55:00Z">
        <w:r w:rsidR="002D6A2D" w:rsidDel="00D30638">
          <w:rPr>
            <w:color w:val="000000" w:themeColor="text1"/>
          </w:rPr>
          <w:delText>,</w:delText>
        </w:r>
      </w:del>
      <w:r w:rsidRPr="0020564E">
        <w:rPr>
          <w:color w:val="000000" w:themeColor="text1"/>
        </w:rPr>
        <w:t xml:space="preserve"> benchmark</w:t>
      </w:r>
      <w:r w:rsidR="00E43FF4">
        <w:rPr>
          <w:color w:val="000000" w:themeColor="text1"/>
        </w:rPr>
        <w:t xml:space="preserve"> </w:t>
      </w:r>
      <w:r w:rsidR="00E43FF4">
        <w:rPr>
          <w:color w:val="000000" w:themeColor="text1"/>
        </w:rPr>
        <w:fldChar w:fldCharType="begin"/>
      </w:r>
      <w:r w:rsidR="00C90875">
        <w:rPr>
          <w:color w:val="000000" w:themeColor="text1"/>
        </w:rPr>
        <w:instrText xml:space="preserve"> ADDIN EN.CITE &lt;EndNote&gt;&lt;Cite&gt;&lt;Author&gt;Dongarra&lt;/Author&gt;&lt;Year&gt;1999&lt;/Year&gt;&lt;RecNum&gt;36&lt;/RecNum&gt;&lt;DisplayText&gt;[1]&lt;/DisplayText&gt;&lt;record&gt;&lt;rec-number&gt;36&lt;/rec-number&gt;&lt;foreign-keys&gt;&lt;key app="EN" db-id="f22e0v5wtzewvmeefz45peve5rxxzewf92e0"&gt;36&lt;/key&gt;&lt;/foreign-keys&gt;&lt;ref-type name="Web Page"&gt;12&lt;/ref-type&gt;&lt;contributors&gt;&lt;authors&gt;&lt;author&gt;J. Dongarra&lt;/author&gt;&lt;author&gt;H. Meuer&lt;/author&gt;&lt;author&gt;H. Simon&lt;/author&gt;&lt;author&gt;E. Strohmaier&lt;/author&gt;&lt;/authors&gt;&lt;/contributors&gt;&lt;titles&gt;&lt;title&gt;Top 500 Supercomputer Sites&lt;/title&gt;&lt;/titles&gt;&lt;dates&gt;&lt;year&gt;1999&lt;/year&gt;&lt;/dates&gt;&lt;publisher&gt;University of Tennessee&lt;/publisher&gt;&lt;urls&gt;&lt;related-urls&gt;&lt;url&gt;http://www.top500.org&lt;/url&gt;&lt;/related-urls&gt;&lt;/urls&gt;&lt;/record&gt;&lt;/Cite&gt;&lt;/EndNote&gt;</w:instrText>
      </w:r>
      <w:r w:rsidR="00E43FF4">
        <w:rPr>
          <w:color w:val="000000" w:themeColor="text1"/>
        </w:rPr>
        <w:fldChar w:fldCharType="separate"/>
      </w:r>
      <w:r w:rsidR="000B3B82">
        <w:rPr>
          <w:noProof/>
          <w:color w:val="000000" w:themeColor="text1"/>
        </w:rPr>
        <w:t>[</w:t>
      </w:r>
      <w:hyperlink w:anchor="_ENREF_1" w:tooltip="Dongarra, 1999 #36" w:history="1">
        <w:r w:rsidR="003138CC">
          <w:rPr>
            <w:noProof/>
            <w:color w:val="000000" w:themeColor="text1"/>
          </w:rPr>
          <w:t>1</w:t>
        </w:r>
      </w:hyperlink>
      <w:r w:rsidR="000B3B82">
        <w:rPr>
          <w:noProof/>
          <w:color w:val="000000" w:themeColor="text1"/>
        </w:rPr>
        <w:t>]</w:t>
      </w:r>
      <w:r w:rsidR="00E43FF4">
        <w:rPr>
          <w:color w:val="000000" w:themeColor="text1"/>
        </w:rPr>
        <w:fldChar w:fldCharType="end"/>
      </w:r>
      <w:del w:id="29" w:author="Michael A Heroux" w:date="2013-10-11T12:55:00Z">
        <w:r w:rsidRPr="0020564E" w:rsidDel="00D30638">
          <w:rPr>
            <w:color w:val="000000" w:themeColor="text1"/>
          </w:rPr>
          <w:delText xml:space="preserve"> </w:delText>
        </w:r>
        <w:r w:rsidR="00096209" w:rsidDel="00D30638">
          <w:rPr>
            <w:color w:val="000000" w:themeColor="text1"/>
          </w:rPr>
          <w:delText>in its purpose</w:delText>
        </w:r>
      </w:del>
      <w:r w:rsidR="00096209">
        <w:rPr>
          <w:color w:val="000000" w:themeColor="text1"/>
        </w:rPr>
        <w:t>, but HPCG is intended to better represe</w:t>
      </w:r>
      <w:r w:rsidR="007002EC">
        <w:rPr>
          <w:color w:val="000000" w:themeColor="text1"/>
        </w:rPr>
        <w:t xml:space="preserve">nt how </w:t>
      </w:r>
      <w:r w:rsidR="00206D61">
        <w:rPr>
          <w:color w:val="000000" w:themeColor="text1"/>
        </w:rPr>
        <w:t xml:space="preserve">today’s </w:t>
      </w:r>
      <w:r w:rsidR="007002EC">
        <w:rPr>
          <w:color w:val="000000" w:themeColor="text1"/>
        </w:rPr>
        <w:t>application</w:t>
      </w:r>
      <w:r w:rsidR="00D41B40">
        <w:rPr>
          <w:color w:val="000000" w:themeColor="text1"/>
        </w:rPr>
        <w:t>s</w:t>
      </w:r>
      <w:r w:rsidR="007002EC">
        <w:rPr>
          <w:color w:val="000000" w:themeColor="text1"/>
        </w:rPr>
        <w:t xml:space="preserve"> perform</w:t>
      </w:r>
      <w:r w:rsidR="002D6A2D">
        <w:rPr>
          <w:color w:val="000000" w:themeColor="text1"/>
        </w:rPr>
        <w:t xml:space="preserve">.  </w:t>
      </w:r>
    </w:p>
    <w:p w14:paraId="21976AF6" w14:textId="77777777" w:rsidR="006D6D60" w:rsidRDefault="006D6D60" w:rsidP="007A6474">
      <w:pPr>
        <w:pStyle w:val="BodyPubs"/>
        <w:jc w:val="left"/>
        <w:rPr>
          <w:color w:val="000000" w:themeColor="text1"/>
        </w:rPr>
      </w:pPr>
    </w:p>
    <w:p w14:paraId="48EF158A" w14:textId="45274649" w:rsidR="007A6474" w:rsidRPr="0020564E" w:rsidRDefault="002D6A2D" w:rsidP="007A6474">
      <w:pPr>
        <w:pStyle w:val="BodyPubs"/>
        <w:jc w:val="left"/>
        <w:rPr>
          <w:color w:val="000000" w:themeColor="text1"/>
        </w:rPr>
      </w:pPr>
      <w:r>
        <w:rPr>
          <w:color w:val="000000" w:themeColor="text1"/>
        </w:rPr>
        <w:t xml:space="preserve">In this paper we describe </w:t>
      </w:r>
      <w:r w:rsidR="007002EC">
        <w:rPr>
          <w:color w:val="000000" w:themeColor="text1"/>
        </w:rPr>
        <w:t xml:space="preserve">the technical details of </w:t>
      </w:r>
      <w:r>
        <w:rPr>
          <w:color w:val="000000" w:themeColor="text1"/>
        </w:rPr>
        <w:t>HPCG</w:t>
      </w:r>
      <w:r w:rsidR="007002EC">
        <w:rPr>
          <w:color w:val="000000" w:themeColor="text1"/>
        </w:rPr>
        <w:t>:  how it is designed and implemented, what code transformations are permitted and how to interpret and report results</w:t>
      </w:r>
      <w:r>
        <w:rPr>
          <w:color w:val="000000" w:themeColor="text1"/>
        </w:rPr>
        <w:t>.</w:t>
      </w:r>
    </w:p>
    <w:p w14:paraId="171A357D" w14:textId="77777777" w:rsidR="00B813C5" w:rsidRPr="0020564E" w:rsidRDefault="00B813C5" w:rsidP="007A6474">
      <w:pPr>
        <w:pStyle w:val="BodyPubs"/>
        <w:jc w:val="left"/>
        <w:rPr>
          <w:color w:val="000000" w:themeColor="text1"/>
        </w:rPr>
      </w:pPr>
    </w:p>
    <w:p w14:paraId="6382B488" w14:textId="77777777" w:rsidR="00B813C5" w:rsidRPr="0020564E" w:rsidRDefault="00B813C5" w:rsidP="007A6474">
      <w:pPr>
        <w:pStyle w:val="BodyPubs"/>
        <w:jc w:val="left"/>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2854A11F" w14:textId="77777777" w:rsidR="00B813C5" w:rsidRPr="0020564E" w:rsidRDefault="00B813C5" w:rsidP="007A6474">
      <w:pPr>
        <w:pStyle w:val="BodyPubs"/>
        <w:jc w:val="left"/>
        <w:rPr>
          <w:color w:val="000000" w:themeColor="text1"/>
        </w:rPr>
      </w:pPr>
    </w:p>
    <w:p w14:paraId="51B5E253" w14:textId="43454CD4" w:rsidR="00B813C5" w:rsidRPr="0020564E" w:rsidRDefault="00B813C5" w:rsidP="007A6474">
      <w:pPr>
        <w:pStyle w:val="HEADING1NoTOC"/>
        <w:jc w:val="left"/>
        <w:rPr>
          <w:color w:val="000000" w:themeColor="text1"/>
        </w:rPr>
      </w:pPr>
      <w:r w:rsidRPr="0020564E">
        <w:rPr>
          <w:color w:val="000000" w:themeColor="text1"/>
        </w:rPr>
        <w:t>Acknowledgments</w:t>
      </w:r>
    </w:p>
    <w:p w14:paraId="49B86F9B" w14:textId="77777777" w:rsidR="00B813C5" w:rsidRPr="0020564E" w:rsidRDefault="00B813C5" w:rsidP="007A6474">
      <w:pPr>
        <w:pStyle w:val="BodyPubs"/>
        <w:jc w:val="left"/>
        <w:rPr>
          <w:color w:val="000000" w:themeColor="text1"/>
        </w:rPr>
      </w:pPr>
    </w:p>
    <w:p w14:paraId="439E64E6" w14:textId="2D48AE22" w:rsidR="00B813C5" w:rsidRPr="0020564E" w:rsidRDefault="000976A6" w:rsidP="007A6474">
      <w:pPr>
        <w:pStyle w:val="BodyPubs"/>
        <w:jc w:val="left"/>
        <w:rPr>
          <w:color w:val="000000" w:themeColor="text1"/>
        </w:rPr>
      </w:pPr>
      <w:r>
        <w:rPr>
          <w:color w:val="000000" w:themeColor="text1"/>
        </w:rPr>
        <w:t>The authors thank the Department of Energy National Nuclear Security Agency for funding provided for this work.</w:t>
      </w:r>
      <w:r w:rsidR="009D1D9A">
        <w:rPr>
          <w:color w:val="000000" w:themeColor="text1"/>
        </w:rPr>
        <w:t xml:space="preserve"> We also thank Simon Hammond, Mahesh </w:t>
      </w:r>
      <w:proofErr w:type="spellStart"/>
      <w:r w:rsidR="009D1D9A">
        <w:rPr>
          <w:color w:val="000000" w:themeColor="text1"/>
        </w:rPr>
        <w:t>Rajan</w:t>
      </w:r>
      <w:proofErr w:type="spellEnd"/>
      <w:r w:rsidR="009D1D9A">
        <w:rPr>
          <w:color w:val="000000" w:themeColor="text1"/>
        </w:rPr>
        <w:t xml:space="preserve">, Doug </w:t>
      </w:r>
      <w:proofErr w:type="spellStart"/>
      <w:r w:rsidR="009D1D9A">
        <w:rPr>
          <w:color w:val="000000" w:themeColor="text1"/>
        </w:rPr>
        <w:t>Doerfler</w:t>
      </w:r>
      <w:proofErr w:type="spellEnd"/>
      <w:r w:rsidR="009D1D9A">
        <w:rPr>
          <w:color w:val="000000" w:themeColor="text1"/>
        </w:rPr>
        <w:t xml:space="preserve"> and Christian </w:t>
      </w:r>
      <w:proofErr w:type="spellStart"/>
      <w:r w:rsidR="009D1D9A">
        <w:rPr>
          <w:color w:val="000000" w:themeColor="text1"/>
        </w:rPr>
        <w:t>Trott</w:t>
      </w:r>
      <w:proofErr w:type="spellEnd"/>
      <w:r w:rsidR="009D1D9A">
        <w:rPr>
          <w:color w:val="000000" w:themeColor="text1"/>
        </w:rPr>
        <w:t xml:space="preserve"> for their efforts to test early versions of HPCG and give valuable feedback.</w:t>
      </w:r>
    </w:p>
    <w:p w14:paraId="2E91B25C" w14:textId="77777777" w:rsidR="00B813C5" w:rsidRPr="0020564E" w:rsidRDefault="00B813C5" w:rsidP="007A6474">
      <w:pPr>
        <w:pStyle w:val="BodyPubs"/>
        <w:jc w:val="left"/>
        <w:rPr>
          <w:color w:val="000000" w:themeColor="text1"/>
        </w:rPr>
      </w:pPr>
    </w:p>
    <w:p w14:paraId="26742EFE" w14:textId="77777777" w:rsidR="00B813C5" w:rsidRPr="0020564E" w:rsidRDefault="00B813C5" w:rsidP="007A6474">
      <w:pPr>
        <w:pStyle w:val="HEADING1NoTOC"/>
        <w:jc w:val="left"/>
        <w:rPr>
          <w:color w:val="000000" w:themeColor="text1"/>
        </w:rPr>
      </w:pPr>
      <w:r w:rsidRPr="0020564E">
        <w:rPr>
          <w:color w:val="000000" w:themeColor="text1"/>
        </w:rPr>
        <w:br w:type="page"/>
      </w:r>
      <w:r w:rsidRPr="0020564E">
        <w:rPr>
          <w:color w:val="000000" w:themeColor="text1"/>
        </w:rPr>
        <w:lastRenderedPageBreak/>
        <w:t>Contents</w:t>
      </w:r>
    </w:p>
    <w:p w14:paraId="523B8942" w14:textId="77777777" w:rsidR="00B813C5" w:rsidRPr="0020564E" w:rsidRDefault="00B813C5" w:rsidP="007A6474">
      <w:pPr>
        <w:pStyle w:val="BodyPubs"/>
        <w:jc w:val="left"/>
        <w:rPr>
          <w:color w:val="000000" w:themeColor="text1"/>
        </w:rPr>
      </w:pPr>
    </w:p>
    <w:p w14:paraId="501E562F" w14:textId="77777777" w:rsidR="004B2C62" w:rsidRDefault="00B813C5">
      <w:pPr>
        <w:pStyle w:val="TOC1"/>
        <w:tabs>
          <w:tab w:val="left" w:pos="420"/>
          <w:tab w:val="right" w:leader="dot" w:pos="9350"/>
        </w:tabs>
        <w:rPr>
          <w:rFonts w:asciiTheme="minorHAnsi" w:eastAsiaTheme="minorEastAsia" w:hAnsiTheme="minorHAnsi" w:cstheme="minorBidi"/>
          <w:noProof/>
          <w:lang w:eastAsia="ja-JP"/>
        </w:rPr>
      </w:pPr>
      <w:r w:rsidRPr="0020564E">
        <w:rPr>
          <w:color w:val="000000" w:themeColor="text1"/>
        </w:rPr>
        <w:fldChar w:fldCharType="begin"/>
      </w:r>
      <w:r w:rsidRPr="0020564E">
        <w:rPr>
          <w:color w:val="000000" w:themeColor="text1"/>
        </w:rPr>
        <w:instrText xml:space="preserve"> TOC \o "2-3" \h \z \t "Heading 1,1" </w:instrText>
      </w:r>
      <w:r w:rsidRPr="0020564E">
        <w:rPr>
          <w:color w:val="000000" w:themeColor="text1"/>
        </w:rPr>
        <w:fldChar w:fldCharType="separate"/>
      </w:r>
      <w:r w:rsidR="004B2C62">
        <w:rPr>
          <w:noProof/>
        </w:rPr>
        <w:t>1.</w:t>
      </w:r>
      <w:r w:rsidR="004B2C62">
        <w:rPr>
          <w:rFonts w:asciiTheme="minorHAnsi" w:eastAsiaTheme="minorEastAsia" w:hAnsiTheme="minorHAnsi" w:cstheme="minorBidi"/>
          <w:noProof/>
          <w:lang w:eastAsia="ja-JP"/>
        </w:rPr>
        <w:tab/>
      </w:r>
      <w:r w:rsidR="004B2C62">
        <w:rPr>
          <w:noProof/>
        </w:rPr>
        <w:t>Introduction</w:t>
      </w:r>
      <w:r w:rsidR="004B2C62">
        <w:rPr>
          <w:noProof/>
        </w:rPr>
        <w:tab/>
      </w:r>
      <w:r w:rsidR="004B2C62">
        <w:rPr>
          <w:noProof/>
        </w:rPr>
        <w:fldChar w:fldCharType="begin"/>
      </w:r>
      <w:r w:rsidR="004B2C62">
        <w:rPr>
          <w:noProof/>
        </w:rPr>
        <w:instrText xml:space="preserve"> PAGEREF _Toc241724213 \h </w:instrText>
      </w:r>
      <w:r w:rsidR="004B2C62">
        <w:rPr>
          <w:noProof/>
        </w:rPr>
      </w:r>
      <w:r w:rsidR="004B2C62">
        <w:rPr>
          <w:noProof/>
        </w:rPr>
        <w:fldChar w:fldCharType="separate"/>
      </w:r>
      <w:r w:rsidR="00CA23D4">
        <w:rPr>
          <w:noProof/>
        </w:rPr>
        <w:t>7</w:t>
      </w:r>
      <w:r w:rsidR="004B2C62">
        <w:rPr>
          <w:noProof/>
        </w:rPr>
        <w:fldChar w:fldCharType="end"/>
      </w:r>
    </w:p>
    <w:p w14:paraId="36DD167A"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sidRPr="00A91488">
        <w:rPr>
          <w:noProof/>
          <w:color w:val="000000" w:themeColor="text1"/>
        </w:rPr>
        <w:t>2.</w:t>
      </w:r>
      <w:r>
        <w:rPr>
          <w:rFonts w:asciiTheme="minorHAnsi" w:eastAsiaTheme="minorEastAsia" w:hAnsiTheme="minorHAnsi" w:cstheme="minorBidi"/>
          <w:noProof/>
          <w:lang w:eastAsia="ja-JP"/>
        </w:rPr>
        <w:tab/>
      </w:r>
      <w:r w:rsidRPr="00A91488">
        <w:rPr>
          <w:noProof/>
          <w:color w:val="000000" w:themeColor="text1"/>
        </w:rPr>
        <w:t>HPCG Model Problem Description</w:t>
      </w:r>
      <w:r>
        <w:rPr>
          <w:noProof/>
        </w:rPr>
        <w:tab/>
      </w:r>
      <w:r>
        <w:rPr>
          <w:noProof/>
        </w:rPr>
        <w:fldChar w:fldCharType="begin"/>
      </w:r>
      <w:r>
        <w:rPr>
          <w:noProof/>
        </w:rPr>
        <w:instrText xml:space="preserve"> PAGEREF _Toc241724214 \h </w:instrText>
      </w:r>
      <w:r>
        <w:rPr>
          <w:noProof/>
        </w:rPr>
      </w:r>
      <w:r>
        <w:rPr>
          <w:noProof/>
        </w:rPr>
        <w:fldChar w:fldCharType="separate"/>
      </w:r>
      <w:r w:rsidR="00CA23D4">
        <w:rPr>
          <w:noProof/>
        </w:rPr>
        <w:t>7</w:t>
      </w:r>
      <w:r>
        <w:rPr>
          <w:noProof/>
        </w:rPr>
        <w:fldChar w:fldCharType="end"/>
      </w:r>
    </w:p>
    <w:p w14:paraId="5AB41225"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sidRPr="00A91488">
        <w:rPr>
          <w:noProof/>
          <w:color w:val="000000" w:themeColor="text1"/>
        </w:rPr>
        <w:t>3.</w:t>
      </w:r>
      <w:r>
        <w:rPr>
          <w:rFonts w:asciiTheme="minorHAnsi" w:eastAsiaTheme="minorEastAsia" w:hAnsiTheme="minorHAnsi" w:cstheme="minorBidi"/>
          <w:noProof/>
          <w:lang w:eastAsia="ja-JP"/>
        </w:rPr>
        <w:tab/>
      </w:r>
      <w:r w:rsidRPr="00A91488">
        <w:rPr>
          <w:noProof/>
          <w:color w:val="000000" w:themeColor="text1"/>
        </w:rPr>
        <w:t>HPCG Design</w:t>
      </w:r>
      <w:r>
        <w:rPr>
          <w:noProof/>
        </w:rPr>
        <w:tab/>
      </w:r>
      <w:r>
        <w:rPr>
          <w:noProof/>
        </w:rPr>
        <w:fldChar w:fldCharType="begin"/>
      </w:r>
      <w:r>
        <w:rPr>
          <w:noProof/>
        </w:rPr>
        <w:instrText xml:space="preserve"> PAGEREF _Toc241724215 \h </w:instrText>
      </w:r>
      <w:r>
        <w:rPr>
          <w:noProof/>
        </w:rPr>
      </w:r>
      <w:r>
        <w:rPr>
          <w:noProof/>
        </w:rPr>
        <w:fldChar w:fldCharType="separate"/>
      </w:r>
      <w:r w:rsidR="00CA23D4">
        <w:rPr>
          <w:noProof/>
        </w:rPr>
        <w:t>9</w:t>
      </w:r>
      <w:r>
        <w:rPr>
          <w:noProof/>
        </w:rPr>
        <w:fldChar w:fldCharType="end"/>
      </w:r>
    </w:p>
    <w:p w14:paraId="49290EC0"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HPCG Implementation</w:t>
      </w:r>
      <w:r>
        <w:rPr>
          <w:noProof/>
        </w:rPr>
        <w:tab/>
      </w:r>
      <w:r>
        <w:rPr>
          <w:noProof/>
        </w:rPr>
        <w:fldChar w:fldCharType="begin"/>
      </w:r>
      <w:r>
        <w:rPr>
          <w:noProof/>
        </w:rPr>
        <w:instrText xml:space="preserve"> PAGEREF _Toc241724216 \h </w:instrText>
      </w:r>
      <w:r>
        <w:rPr>
          <w:noProof/>
        </w:rPr>
      </w:r>
      <w:r>
        <w:rPr>
          <w:noProof/>
        </w:rPr>
        <w:fldChar w:fldCharType="separate"/>
      </w:r>
      <w:ins w:id="30" w:author="Michael Heroux" w:date="2013-09-25T12:39:00Z">
        <w:r w:rsidR="00CA23D4">
          <w:rPr>
            <w:noProof/>
          </w:rPr>
          <w:t>12</w:t>
        </w:r>
      </w:ins>
      <w:del w:id="31" w:author="Michael Heroux" w:date="2013-09-25T12:39:00Z">
        <w:r w:rsidDel="00CA23D4">
          <w:rPr>
            <w:noProof/>
          </w:rPr>
          <w:delText>11</w:delText>
        </w:r>
      </w:del>
      <w:r>
        <w:rPr>
          <w:noProof/>
        </w:rPr>
        <w:fldChar w:fldCharType="end"/>
      </w:r>
    </w:p>
    <w:p w14:paraId="4727B883"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HPCG Testing</w:t>
      </w:r>
      <w:r>
        <w:rPr>
          <w:noProof/>
        </w:rPr>
        <w:tab/>
      </w:r>
      <w:r>
        <w:rPr>
          <w:noProof/>
        </w:rPr>
        <w:fldChar w:fldCharType="begin"/>
      </w:r>
      <w:r>
        <w:rPr>
          <w:noProof/>
        </w:rPr>
        <w:instrText xml:space="preserve"> PAGEREF _Toc241724217 \h </w:instrText>
      </w:r>
      <w:r>
        <w:rPr>
          <w:noProof/>
        </w:rPr>
      </w:r>
      <w:r>
        <w:rPr>
          <w:noProof/>
        </w:rPr>
        <w:fldChar w:fldCharType="separate"/>
      </w:r>
      <w:r w:rsidR="00CA23D4">
        <w:rPr>
          <w:noProof/>
        </w:rPr>
        <w:t>12</w:t>
      </w:r>
      <w:r>
        <w:rPr>
          <w:noProof/>
        </w:rPr>
        <w:fldChar w:fldCharType="end"/>
      </w:r>
    </w:p>
    <w:p w14:paraId="59DE4E7B"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Permitted Transformations and Optimizations</w:t>
      </w:r>
      <w:r>
        <w:rPr>
          <w:noProof/>
        </w:rPr>
        <w:tab/>
      </w:r>
      <w:r>
        <w:rPr>
          <w:noProof/>
        </w:rPr>
        <w:fldChar w:fldCharType="begin"/>
      </w:r>
      <w:r>
        <w:rPr>
          <w:noProof/>
        </w:rPr>
        <w:instrText xml:space="preserve"> PAGEREF _Toc241724218 \h </w:instrText>
      </w:r>
      <w:r>
        <w:rPr>
          <w:noProof/>
        </w:rPr>
      </w:r>
      <w:r>
        <w:rPr>
          <w:noProof/>
        </w:rPr>
        <w:fldChar w:fldCharType="separate"/>
      </w:r>
      <w:r w:rsidR="00CA23D4">
        <w:rPr>
          <w:noProof/>
        </w:rPr>
        <w:t>12</w:t>
      </w:r>
      <w:r>
        <w:rPr>
          <w:noProof/>
        </w:rPr>
        <w:fldChar w:fldCharType="end"/>
      </w:r>
    </w:p>
    <w:p w14:paraId="4075BD2B"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How To Report HPCG Benchmark Results</w:t>
      </w:r>
      <w:r>
        <w:rPr>
          <w:noProof/>
        </w:rPr>
        <w:tab/>
      </w:r>
      <w:r>
        <w:rPr>
          <w:noProof/>
        </w:rPr>
        <w:fldChar w:fldCharType="begin"/>
      </w:r>
      <w:r>
        <w:rPr>
          <w:noProof/>
        </w:rPr>
        <w:instrText xml:space="preserve"> PAGEREF _Toc241724219 \h </w:instrText>
      </w:r>
      <w:r>
        <w:rPr>
          <w:noProof/>
        </w:rPr>
      </w:r>
      <w:r>
        <w:rPr>
          <w:noProof/>
        </w:rPr>
        <w:fldChar w:fldCharType="separate"/>
      </w:r>
      <w:ins w:id="32" w:author="Michael Heroux" w:date="2013-09-25T12:39:00Z">
        <w:r w:rsidR="00CA23D4">
          <w:rPr>
            <w:noProof/>
          </w:rPr>
          <w:t>13</w:t>
        </w:r>
      </w:ins>
      <w:del w:id="33" w:author="Michael Heroux" w:date="2013-09-25T12:39:00Z">
        <w:r w:rsidDel="00CA23D4">
          <w:rPr>
            <w:noProof/>
          </w:rPr>
          <w:delText>12</w:delText>
        </w:r>
      </w:del>
      <w:r>
        <w:rPr>
          <w:noProof/>
        </w:rPr>
        <w:fldChar w:fldCharType="end"/>
      </w:r>
    </w:p>
    <w:p w14:paraId="7FE6F774"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8.</w:t>
      </w:r>
      <w:r>
        <w:rPr>
          <w:rFonts w:asciiTheme="minorHAnsi" w:eastAsiaTheme="minorEastAsia" w:hAnsiTheme="minorHAnsi" w:cstheme="minorBidi"/>
          <w:noProof/>
          <w:lang w:eastAsia="ja-JP"/>
        </w:rPr>
        <w:tab/>
      </w:r>
      <w:r>
        <w:rPr>
          <w:noProof/>
        </w:rPr>
        <w:t>FAQs</w:t>
      </w:r>
      <w:r>
        <w:rPr>
          <w:noProof/>
        </w:rPr>
        <w:tab/>
      </w:r>
      <w:r>
        <w:rPr>
          <w:noProof/>
        </w:rPr>
        <w:fldChar w:fldCharType="begin"/>
      </w:r>
      <w:r>
        <w:rPr>
          <w:noProof/>
        </w:rPr>
        <w:instrText xml:space="preserve"> PAGEREF _Toc241724220 \h </w:instrText>
      </w:r>
      <w:r>
        <w:rPr>
          <w:noProof/>
        </w:rPr>
      </w:r>
      <w:r>
        <w:rPr>
          <w:noProof/>
        </w:rPr>
        <w:fldChar w:fldCharType="separate"/>
      </w:r>
      <w:ins w:id="34" w:author="Michael Heroux" w:date="2013-09-25T12:39:00Z">
        <w:r w:rsidR="00CA23D4">
          <w:rPr>
            <w:noProof/>
          </w:rPr>
          <w:t>13</w:t>
        </w:r>
      </w:ins>
      <w:del w:id="35" w:author="Michael Heroux" w:date="2013-09-25T12:39:00Z">
        <w:r w:rsidDel="00CA23D4">
          <w:rPr>
            <w:noProof/>
          </w:rPr>
          <w:delText>12</w:delText>
        </w:r>
      </w:del>
      <w:r>
        <w:rPr>
          <w:noProof/>
        </w:rPr>
        <w:fldChar w:fldCharType="end"/>
      </w:r>
    </w:p>
    <w:p w14:paraId="5AB01F5D"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9.</w:t>
      </w:r>
      <w:r>
        <w:rPr>
          <w:rFonts w:asciiTheme="minorHAnsi" w:eastAsiaTheme="minorEastAsia" w:hAnsiTheme="minorHAnsi" w:cstheme="minorBidi"/>
          <w:noProof/>
          <w:lang w:eastAsia="ja-JP"/>
        </w:rPr>
        <w:tab/>
      </w:r>
      <w:r>
        <w:rPr>
          <w:noProof/>
        </w:rPr>
        <w:t>Related Work and Future Adaptations</w:t>
      </w:r>
      <w:r>
        <w:rPr>
          <w:noProof/>
        </w:rPr>
        <w:tab/>
      </w:r>
      <w:r>
        <w:rPr>
          <w:noProof/>
        </w:rPr>
        <w:fldChar w:fldCharType="begin"/>
      </w:r>
      <w:r>
        <w:rPr>
          <w:noProof/>
        </w:rPr>
        <w:instrText xml:space="preserve"> PAGEREF _Toc241724221 \h </w:instrText>
      </w:r>
      <w:r>
        <w:rPr>
          <w:noProof/>
        </w:rPr>
      </w:r>
      <w:r>
        <w:rPr>
          <w:noProof/>
        </w:rPr>
        <w:fldChar w:fldCharType="separate"/>
      </w:r>
      <w:r w:rsidR="00CA23D4">
        <w:rPr>
          <w:noProof/>
        </w:rPr>
        <w:t>14</w:t>
      </w:r>
      <w:r>
        <w:rPr>
          <w:noProof/>
        </w:rPr>
        <w:fldChar w:fldCharType="end"/>
      </w:r>
    </w:p>
    <w:p w14:paraId="31B0274D" w14:textId="77777777" w:rsidR="004B2C62" w:rsidRDefault="004B2C62">
      <w:pPr>
        <w:pStyle w:val="TOC1"/>
        <w:tabs>
          <w:tab w:val="left" w:pos="540"/>
          <w:tab w:val="right" w:leader="dot" w:pos="9350"/>
        </w:tabs>
        <w:rPr>
          <w:rFonts w:asciiTheme="minorHAnsi" w:eastAsiaTheme="minorEastAsia" w:hAnsiTheme="minorHAnsi" w:cstheme="minorBidi"/>
          <w:noProof/>
          <w:lang w:eastAsia="ja-JP"/>
        </w:rPr>
      </w:pPr>
      <w:r>
        <w:rPr>
          <w:noProof/>
        </w:rPr>
        <w:t>10.</w:t>
      </w:r>
      <w:r>
        <w:rPr>
          <w:rFonts w:asciiTheme="minorHAnsi" w:eastAsiaTheme="minorEastAsia" w:hAnsiTheme="minorHAnsi" w:cstheme="minorBidi"/>
          <w:noProof/>
          <w:lang w:eastAsia="ja-JP"/>
        </w:rPr>
        <w:tab/>
      </w:r>
      <w:r>
        <w:rPr>
          <w:noProof/>
        </w:rPr>
        <w:t>Summary and Conclusions</w:t>
      </w:r>
      <w:r>
        <w:rPr>
          <w:noProof/>
        </w:rPr>
        <w:tab/>
      </w:r>
      <w:r>
        <w:rPr>
          <w:noProof/>
        </w:rPr>
        <w:fldChar w:fldCharType="begin"/>
      </w:r>
      <w:r>
        <w:rPr>
          <w:noProof/>
        </w:rPr>
        <w:instrText xml:space="preserve"> PAGEREF _Toc241724222 \h </w:instrText>
      </w:r>
      <w:r>
        <w:rPr>
          <w:noProof/>
        </w:rPr>
      </w:r>
      <w:r>
        <w:rPr>
          <w:noProof/>
        </w:rPr>
        <w:fldChar w:fldCharType="separate"/>
      </w:r>
      <w:ins w:id="36" w:author="Michael Heroux" w:date="2013-09-25T12:39:00Z">
        <w:r w:rsidR="00CA23D4">
          <w:rPr>
            <w:noProof/>
          </w:rPr>
          <w:t>15</w:t>
        </w:r>
      </w:ins>
      <w:del w:id="37" w:author="Michael Heroux" w:date="2013-09-25T12:39:00Z">
        <w:r w:rsidDel="00CA23D4">
          <w:rPr>
            <w:noProof/>
          </w:rPr>
          <w:delText>14</w:delText>
        </w:r>
      </w:del>
      <w:r>
        <w:rPr>
          <w:noProof/>
        </w:rPr>
        <w:fldChar w:fldCharType="end"/>
      </w:r>
    </w:p>
    <w:p w14:paraId="4DE079C2" w14:textId="77777777" w:rsidR="004B2C62" w:rsidRDefault="004B2C62">
      <w:pPr>
        <w:pStyle w:val="TOC1"/>
        <w:tabs>
          <w:tab w:val="left" w:pos="540"/>
          <w:tab w:val="right" w:leader="dot" w:pos="935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References</w:t>
      </w:r>
      <w:r>
        <w:rPr>
          <w:noProof/>
        </w:rPr>
        <w:tab/>
      </w:r>
      <w:r>
        <w:rPr>
          <w:noProof/>
        </w:rPr>
        <w:fldChar w:fldCharType="begin"/>
      </w:r>
      <w:r>
        <w:rPr>
          <w:noProof/>
        </w:rPr>
        <w:instrText xml:space="preserve"> PAGEREF _Toc241724223 \h </w:instrText>
      </w:r>
      <w:r>
        <w:rPr>
          <w:noProof/>
        </w:rPr>
      </w:r>
      <w:r>
        <w:rPr>
          <w:noProof/>
        </w:rPr>
        <w:fldChar w:fldCharType="separate"/>
      </w:r>
      <w:ins w:id="38" w:author="Michael Heroux" w:date="2013-09-25T12:39:00Z">
        <w:r w:rsidR="00CA23D4">
          <w:rPr>
            <w:noProof/>
          </w:rPr>
          <w:t>16</w:t>
        </w:r>
      </w:ins>
      <w:del w:id="39" w:author="Michael Heroux" w:date="2013-09-25T12:39:00Z">
        <w:r w:rsidDel="00CA23D4">
          <w:rPr>
            <w:noProof/>
          </w:rPr>
          <w:delText>15</w:delText>
        </w:r>
      </w:del>
      <w:r>
        <w:rPr>
          <w:noProof/>
        </w:rPr>
        <w:fldChar w:fldCharType="end"/>
      </w:r>
    </w:p>
    <w:p w14:paraId="37ABD793" w14:textId="77777777" w:rsidR="004B2C62" w:rsidRDefault="004B2C62">
      <w:pPr>
        <w:pStyle w:val="TOC1"/>
        <w:tabs>
          <w:tab w:val="right" w:leader="dot" w:pos="9350"/>
        </w:tabs>
        <w:rPr>
          <w:rFonts w:asciiTheme="minorHAnsi" w:eastAsiaTheme="minorEastAsia" w:hAnsiTheme="minorHAnsi" w:cstheme="minorBidi"/>
          <w:noProof/>
          <w:lang w:eastAsia="ja-JP"/>
        </w:rPr>
      </w:pPr>
      <w:r w:rsidRPr="00A91488">
        <w:rPr>
          <w:noProof/>
          <w:color w:val="000000" w:themeColor="text1"/>
        </w:rPr>
        <w:t>Distribution</w:t>
      </w:r>
      <w:r>
        <w:rPr>
          <w:noProof/>
        </w:rPr>
        <w:tab/>
      </w:r>
      <w:r>
        <w:rPr>
          <w:noProof/>
        </w:rPr>
        <w:fldChar w:fldCharType="begin"/>
      </w:r>
      <w:r>
        <w:rPr>
          <w:noProof/>
        </w:rPr>
        <w:instrText xml:space="preserve"> PAGEREF _Toc241724224 \h </w:instrText>
      </w:r>
      <w:r>
        <w:rPr>
          <w:noProof/>
        </w:rPr>
      </w:r>
      <w:r>
        <w:rPr>
          <w:noProof/>
        </w:rPr>
        <w:fldChar w:fldCharType="separate"/>
      </w:r>
      <w:ins w:id="40" w:author="Michael Heroux" w:date="2013-09-25T12:39:00Z">
        <w:r w:rsidR="00CA23D4">
          <w:rPr>
            <w:noProof/>
          </w:rPr>
          <w:t>19</w:t>
        </w:r>
      </w:ins>
      <w:del w:id="41" w:author="Michael Heroux" w:date="2013-09-25T12:39:00Z">
        <w:r w:rsidDel="00CA23D4">
          <w:rPr>
            <w:noProof/>
          </w:rPr>
          <w:delText>18</w:delText>
        </w:r>
      </w:del>
      <w:r>
        <w:rPr>
          <w:noProof/>
        </w:rPr>
        <w:fldChar w:fldCharType="end"/>
      </w:r>
    </w:p>
    <w:p w14:paraId="13615454" w14:textId="77777777" w:rsidR="00F05187" w:rsidRDefault="00B813C5">
      <w:r w:rsidRPr="0020564E">
        <w:fldChar w:fldCharType="end"/>
      </w:r>
      <w:r w:rsidRPr="0020564E">
        <w:br w:type="page"/>
      </w:r>
    </w:p>
    <w:p w14:paraId="762552B9" w14:textId="77777777" w:rsidR="00F05187" w:rsidRDefault="00F05187"/>
    <w:p w14:paraId="10E3734E" w14:textId="77777777" w:rsidR="00F05187" w:rsidRDefault="00F05187"/>
    <w:p w14:paraId="00CB20A0" w14:textId="77777777" w:rsidR="00F05187" w:rsidRDefault="00F05187"/>
    <w:p w14:paraId="0BAF50D4" w14:textId="77777777" w:rsidR="00F05187" w:rsidRDefault="00F05187"/>
    <w:p w14:paraId="5FBC790E" w14:textId="77777777" w:rsidR="00F05187" w:rsidRDefault="00F05187"/>
    <w:p w14:paraId="5C7D0196" w14:textId="77777777" w:rsidR="00F05187" w:rsidRDefault="00F05187"/>
    <w:p w14:paraId="42B2C470" w14:textId="77777777" w:rsidR="00F05187" w:rsidRDefault="00F05187"/>
    <w:p w14:paraId="5F26DA92" w14:textId="77777777" w:rsidR="00F05187" w:rsidRDefault="00F05187"/>
    <w:p w14:paraId="709C03BB" w14:textId="77777777" w:rsidR="00F05187" w:rsidRDefault="00F05187"/>
    <w:p w14:paraId="2C47FDF8" w14:textId="77777777" w:rsidR="00F05187" w:rsidRDefault="00F05187"/>
    <w:p w14:paraId="60E6CF42" w14:textId="77777777" w:rsidR="00F05187" w:rsidRDefault="00F05187"/>
    <w:p w14:paraId="11AA11B6" w14:textId="77777777" w:rsidR="00F05187" w:rsidRDefault="00F05187"/>
    <w:p w14:paraId="44763AD3" w14:textId="77777777" w:rsidR="00F05187" w:rsidRDefault="00F05187"/>
    <w:p w14:paraId="06BB83FA" w14:textId="77777777" w:rsidR="00F05187" w:rsidRDefault="00F05187"/>
    <w:p w14:paraId="62C2C0B2" w14:textId="77777777" w:rsidR="00F05187" w:rsidRDefault="00F05187"/>
    <w:p w14:paraId="64675350" w14:textId="77777777" w:rsidR="00F05187" w:rsidRDefault="00F05187"/>
    <w:p w14:paraId="6AF41E6B" w14:textId="77777777" w:rsidR="00F05187" w:rsidRDefault="00F05187"/>
    <w:p w14:paraId="323FE077" w14:textId="77777777" w:rsidR="00F05187" w:rsidRDefault="00F05187"/>
    <w:p w14:paraId="5792F6CB" w14:textId="77777777" w:rsidR="00F05187" w:rsidRDefault="00F05187"/>
    <w:p w14:paraId="5160CA50" w14:textId="17ECE54C" w:rsidR="000269A0" w:rsidRDefault="000269A0" w:rsidP="00F05187">
      <w:pPr>
        <w:jc w:val="center"/>
        <w:rPr>
          <w:rFonts w:ascii="Arial" w:eastAsia="Times New Roman" w:hAnsi="Arial" w:cs="Arial"/>
          <w:b/>
          <w:bCs/>
          <w:caps/>
          <w:kern w:val="32"/>
          <w:sz w:val="28"/>
          <w:szCs w:val="28"/>
        </w:rPr>
      </w:pPr>
      <w:r>
        <w:t>This page is intentionally left blank.</w:t>
      </w:r>
    </w:p>
    <w:p w14:paraId="6AF6F958" w14:textId="77777777" w:rsidR="00F05187" w:rsidRDefault="00F05187" w:rsidP="000976A6">
      <w:pPr>
        <w:pStyle w:val="Heading1"/>
        <w:jc w:val="left"/>
      </w:pPr>
    </w:p>
    <w:p w14:paraId="22618CC0" w14:textId="77777777" w:rsidR="00F05187" w:rsidRDefault="00F05187">
      <w:pPr>
        <w:rPr>
          <w:rFonts w:ascii="Arial" w:eastAsia="Times New Roman" w:hAnsi="Arial" w:cs="Arial"/>
          <w:b/>
          <w:bCs/>
          <w:caps/>
          <w:kern w:val="32"/>
          <w:sz w:val="28"/>
          <w:szCs w:val="28"/>
        </w:rPr>
      </w:pPr>
      <w:r>
        <w:br w:type="page"/>
      </w:r>
    </w:p>
    <w:p w14:paraId="5CB3DE1E" w14:textId="4284D981" w:rsidR="00B813C5" w:rsidRDefault="00B813C5" w:rsidP="007E1D4D">
      <w:pPr>
        <w:pStyle w:val="Heading1"/>
        <w:numPr>
          <w:ilvl w:val="0"/>
          <w:numId w:val="15"/>
        </w:numPr>
        <w:jc w:val="left"/>
      </w:pPr>
      <w:bookmarkStart w:id="42" w:name="_Toc241724213"/>
      <w:r w:rsidRPr="0020564E">
        <w:lastRenderedPageBreak/>
        <w:t>Introduction</w:t>
      </w:r>
      <w:bookmarkEnd w:id="42"/>
    </w:p>
    <w:p w14:paraId="44C13115" w14:textId="77777777" w:rsidR="007E1D4D" w:rsidRPr="007E1D4D" w:rsidDel="00701D3F" w:rsidRDefault="007E1D4D" w:rsidP="007E1D4D">
      <w:pPr>
        <w:rPr>
          <w:del w:id="43" w:author="Michael A Heroux" w:date="2013-10-11T12:37:00Z"/>
        </w:rPr>
      </w:pPr>
    </w:p>
    <w:p w14:paraId="3C882919" w14:textId="77777777" w:rsidR="00B813C5" w:rsidRPr="0020564E" w:rsidRDefault="00B813C5" w:rsidP="007A6474">
      <w:pPr>
        <w:pStyle w:val="BodyPubs"/>
        <w:jc w:val="left"/>
        <w:rPr>
          <w:color w:val="000000" w:themeColor="text1"/>
        </w:rPr>
      </w:pPr>
    </w:p>
    <w:p w14:paraId="2F5A11DB" w14:textId="399FCE73" w:rsidR="003273B1" w:rsidRPr="008D770C" w:rsidRDefault="003273B1" w:rsidP="007002EC">
      <w:pPr>
        <w:pStyle w:val="BodyPubs"/>
        <w:jc w:val="left"/>
        <w:rPr>
          <w:color w:val="000000" w:themeColor="text1"/>
        </w:rPr>
      </w:pPr>
      <w:r>
        <w:rPr>
          <w:color w:val="000000" w:themeColor="text1"/>
        </w:rPr>
        <w:t xml:space="preserve">The High Performance Conjugate Gradient (HPCG) benchmark is a simple program that generates a synthetic sparse linear system that is mathematically similar to a finite element, finite volume or finite </w:t>
      </w:r>
      <w:r w:rsidR="008D770C">
        <w:rPr>
          <w:color w:val="000000" w:themeColor="text1"/>
        </w:rPr>
        <w:t>difference discretization</w:t>
      </w:r>
      <w:ins w:id="44" w:author="Michael A Heroux" w:date="2013-10-11T12:56:00Z">
        <w:r w:rsidR="00D30638">
          <w:rPr>
            <w:color w:val="000000" w:themeColor="text1"/>
          </w:rPr>
          <w:t>s</w:t>
        </w:r>
      </w:ins>
      <w:r w:rsidR="008D770C">
        <w:rPr>
          <w:color w:val="000000" w:themeColor="text1"/>
        </w:rPr>
        <w:t xml:space="preserve"> of a three</w:t>
      </w:r>
      <w:r>
        <w:rPr>
          <w:color w:val="000000" w:themeColor="text1"/>
        </w:rPr>
        <w:t>-dimensional heat diffusion problem on a semi-regular grid.  The problem is solved using domain decomposition with an additive Schwarz preconditioned conjugate gradient method where each subdomain is preconditioned using a symmetric Gauss-Seidel sweep.</w:t>
      </w:r>
      <w:r w:rsidR="008D770C">
        <w:rPr>
          <w:color w:val="000000" w:themeColor="text1"/>
        </w:rPr>
        <w:t xml:space="preserve">  This document </w:t>
      </w:r>
      <w:r w:rsidR="003C023A">
        <w:rPr>
          <w:color w:val="000000" w:themeColor="text1"/>
        </w:rPr>
        <w:t xml:space="preserve">provides a technical description of the benchmark and </w:t>
      </w:r>
      <w:r w:rsidR="008D770C">
        <w:rPr>
          <w:color w:val="000000" w:themeColor="text1"/>
        </w:rPr>
        <w:t xml:space="preserve">is a companion to </w:t>
      </w:r>
      <w:r w:rsidR="008D770C">
        <w:rPr>
          <w:i/>
          <w:color w:val="000000" w:themeColor="text1"/>
        </w:rPr>
        <w:t>Toward a New Metric for Ranking High Performance Computing System</w:t>
      </w:r>
      <w:ins w:id="45" w:author="Michael A Heroux" w:date="2013-10-11T12:56:00Z">
        <w:r w:rsidR="00D30638">
          <w:rPr>
            <w:i/>
            <w:color w:val="000000" w:themeColor="text1"/>
          </w:rPr>
          <w:t xml:space="preserve">s </w:t>
        </w:r>
      </w:ins>
      <w:del w:id="46" w:author="Michael A Heroux" w:date="2013-10-11T12:56:00Z">
        <w:r w:rsidR="008D770C" w:rsidDel="00D30638">
          <w:rPr>
            <w:i/>
            <w:color w:val="000000" w:themeColor="text1"/>
          </w:rPr>
          <w:delText>s</w:delText>
        </w:r>
      </w:del>
      <w:r w:rsidR="003C023A" w:rsidRPr="003C023A">
        <w:rPr>
          <w:color w:val="000000" w:themeColor="text1"/>
        </w:rPr>
        <w:fldChar w:fldCharType="begin"/>
      </w:r>
      <w:r w:rsidR="003C023A" w:rsidRPr="003C023A">
        <w:rPr>
          <w:color w:val="000000" w:themeColor="text1"/>
        </w:rPr>
        <w:instrText xml:space="preserve"> ADDIN EN.CITE &lt;EndNote&gt;&lt;Cite&gt;&lt;Author&gt;Dongarra&lt;/Author&gt;&lt;Year&gt;2013&lt;/Year&gt;&lt;RecNum&gt;458&lt;/RecNum&gt;&lt;DisplayText&gt;[2]&lt;/DisplayText&gt;&lt;record&gt;&lt;rec-number&gt;458&lt;/rec-number&gt;&lt;foreign-keys&gt;&lt;key app="EN" db-id="f22e0v5wtzewvmeefz45peve5rxxzewf92e0"&gt;458&lt;/key&gt;&lt;/foreign-keys&gt;&lt;ref-type name="Report"&gt;27&lt;/ref-type&gt;&lt;contributors&gt;&lt;authors&gt;&lt;author&gt;Michael A. Heroux and Jack Dongarra&lt;/author&gt;&lt;/authors&gt;&lt;/contributors&gt;&lt;titles&gt;&lt;title&gt;Toward a New Metric for Ranking High Performance Computing Systems&lt;/title&gt;&lt;secondary-title&gt;Sandia Report&lt;/secondary-title&gt;&lt;/titles&gt;&lt;number&gt;SAND2013-4744&lt;/number&gt;&lt;dates&gt;&lt;year&gt;2013&lt;/year&gt;&lt;pub-dates&gt;&lt;date&gt;June 2013&lt;/date&gt;&lt;/pub-dates&gt;&lt;/dates&gt;&lt;publisher&gt;Sandia National Laboratories&lt;/publisher&gt;&lt;urls&gt;&lt;related-urls&gt;&lt;url&gt;www.sandia.gov/~maherou/docs/HPCG-Benchmark.pdf‎&lt;/url&gt;&lt;/related-urls&gt;&lt;/urls&gt;&lt;/record&gt;&lt;/Cite&gt;&lt;/EndNote&gt;</w:instrText>
      </w:r>
      <w:r w:rsidR="003C023A" w:rsidRPr="003C023A">
        <w:rPr>
          <w:color w:val="000000" w:themeColor="text1"/>
        </w:rPr>
        <w:fldChar w:fldCharType="separate"/>
      </w:r>
      <w:r w:rsidR="003C023A" w:rsidRPr="003C023A">
        <w:rPr>
          <w:noProof/>
          <w:color w:val="000000" w:themeColor="text1"/>
        </w:rPr>
        <w:t>[</w:t>
      </w:r>
      <w:hyperlink w:anchor="_ENREF_2" w:tooltip="Dongarra, 2013 #458" w:history="1">
        <w:r w:rsidR="003138CC" w:rsidRPr="003C023A">
          <w:rPr>
            <w:noProof/>
            <w:color w:val="000000" w:themeColor="text1"/>
          </w:rPr>
          <w:t>2</w:t>
        </w:r>
      </w:hyperlink>
      <w:r w:rsidR="003C023A" w:rsidRPr="003C023A">
        <w:rPr>
          <w:noProof/>
          <w:color w:val="000000" w:themeColor="text1"/>
        </w:rPr>
        <w:t>]</w:t>
      </w:r>
      <w:r w:rsidR="003C023A" w:rsidRPr="003C023A">
        <w:rPr>
          <w:color w:val="000000" w:themeColor="text1"/>
        </w:rPr>
        <w:fldChar w:fldCharType="end"/>
      </w:r>
      <w:r w:rsidR="003C023A">
        <w:rPr>
          <w:color w:val="000000" w:themeColor="text1"/>
        </w:rPr>
        <w:t>.</w:t>
      </w:r>
    </w:p>
    <w:p w14:paraId="17F36152" w14:textId="0EC03690" w:rsidR="00BD19E3" w:rsidRPr="00EF1D93" w:rsidRDefault="00BD19E3" w:rsidP="00F603E1">
      <w:pPr>
        <w:rPr>
          <w:rFonts w:ascii="Times New Roman" w:hAnsi="Times New Roman" w:cs="Times New Roman"/>
        </w:rPr>
      </w:pPr>
    </w:p>
    <w:p w14:paraId="6EE936BE" w14:textId="77777777" w:rsidR="00B813C5" w:rsidRPr="0020564E" w:rsidRDefault="00B813C5" w:rsidP="007A6474">
      <w:pPr>
        <w:pStyle w:val="BodyPubs"/>
        <w:jc w:val="left"/>
        <w:rPr>
          <w:color w:val="000000" w:themeColor="text1"/>
        </w:rPr>
      </w:pPr>
    </w:p>
    <w:p w14:paraId="03E5FA75" w14:textId="62A36E8F" w:rsidR="00B813C5" w:rsidRDefault="007002EC" w:rsidP="00FF00CA">
      <w:pPr>
        <w:pStyle w:val="Heading1"/>
        <w:numPr>
          <w:ilvl w:val="0"/>
          <w:numId w:val="15"/>
        </w:numPr>
        <w:jc w:val="left"/>
        <w:rPr>
          <w:color w:val="000000" w:themeColor="text1"/>
        </w:rPr>
      </w:pPr>
      <w:bookmarkStart w:id="47" w:name="_Ref241565469"/>
      <w:bookmarkStart w:id="48" w:name="_Toc241724214"/>
      <w:r>
        <w:rPr>
          <w:color w:val="000000" w:themeColor="text1"/>
        </w:rPr>
        <w:t xml:space="preserve">HPCG </w:t>
      </w:r>
      <w:r w:rsidR="009D1D9A">
        <w:rPr>
          <w:color w:val="000000" w:themeColor="text1"/>
        </w:rPr>
        <w:t>Model Problem Description</w:t>
      </w:r>
      <w:bookmarkEnd w:id="47"/>
      <w:bookmarkEnd w:id="48"/>
    </w:p>
    <w:p w14:paraId="00C00C45" w14:textId="77777777" w:rsidR="007E1D4D" w:rsidRPr="007E1D4D" w:rsidDel="00701D3F" w:rsidRDefault="007E1D4D" w:rsidP="007E1D4D">
      <w:pPr>
        <w:rPr>
          <w:del w:id="49" w:author="Michael A Heroux" w:date="2013-10-11T12:37:00Z"/>
        </w:rPr>
      </w:pPr>
    </w:p>
    <w:p w14:paraId="28C60F7B" w14:textId="77777777" w:rsidR="00B813C5" w:rsidRPr="0020564E" w:rsidRDefault="00B813C5" w:rsidP="007A6474">
      <w:pPr>
        <w:pStyle w:val="BodyPubs"/>
        <w:jc w:val="left"/>
        <w:rPr>
          <w:color w:val="000000" w:themeColor="text1"/>
        </w:rPr>
      </w:pPr>
    </w:p>
    <w:p w14:paraId="56701523" w14:textId="580D09DF" w:rsidR="007002EC" w:rsidRDefault="00206D61" w:rsidP="009D1D9A">
      <w:pPr>
        <w:pStyle w:val="BodyPubs"/>
        <w:jc w:val="left"/>
        <w:rPr>
          <w:color w:val="000000" w:themeColor="text1"/>
        </w:rPr>
      </w:pPr>
      <w:r>
        <w:rPr>
          <w:color w:val="000000" w:themeColor="text1"/>
        </w:rPr>
        <w:t xml:space="preserve">The </w:t>
      </w:r>
      <w:r w:rsidR="009D1D9A">
        <w:rPr>
          <w:color w:val="000000" w:themeColor="text1"/>
        </w:rPr>
        <w:t xml:space="preserve">HPCG </w:t>
      </w:r>
      <w:r>
        <w:rPr>
          <w:color w:val="000000" w:themeColor="text1"/>
        </w:rPr>
        <w:t xml:space="preserve">benchmark </w:t>
      </w:r>
      <w:r w:rsidR="006F2E69">
        <w:rPr>
          <w:color w:val="000000" w:themeColor="text1"/>
        </w:rPr>
        <w:t xml:space="preserve">generates </w:t>
      </w:r>
      <w:r w:rsidR="009D1D9A">
        <w:rPr>
          <w:color w:val="000000" w:themeColor="text1"/>
        </w:rPr>
        <w:t xml:space="preserve">a synthetic </w:t>
      </w:r>
      <w:r w:rsidR="006F2E69">
        <w:rPr>
          <w:color w:val="000000" w:themeColor="text1"/>
        </w:rPr>
        <w:t>discretized three-</w:t>
      </w:r>
      <w:r w:rsidR="009D1D9A">
        <w:rPr>
          <w:color w:val="000000" w:themeColor="text1"/>
        </w:rPr>
        <w:t>dimensional partial differential equation model</w:t>
      </w:r>
      <w:r w:rsidR="006F2E69">
        <w:rPr>
          <w:color w:val="000000" w:themeColor="text1"/>
        </w:rPr>
        <w:t xml:space="preserve"> problem, and computes preconditioned conjugate gradient iterations for the resulting sparse linear system</w:t>
      </w:r>
      <w:r w:rsidR="009D1D9A">
        <w:rPr>
          <w:color w:val="000000" w:themeColor="text1"/>
        </w:rPr>
        <w:t xml:space="preserve">.  </w:t>
      </w:r>
      <w:r w:rsidR="006F2E69">
        <w:rPr>
          <w:color w:val="000000" w:themeColor="text1"/>
        </w:rPr>
        <w:t>The model problem</w:t>
      </w:r>
      <w:r w:rsidR="009D1D9A">
        <w:rPr>
          <w:color w:val="000000" w:themeColor="text1"/>
        </w:rPr>
        <w:t xml:space="preserve"> can be interpreted as a single </w:t>
      </w:r>
      <w:r w:rsidR="00710C8F">
        <w:rPr>
          <w:color w:val="000000" w:themeColor="text1"/>
        </w:rPr>
        <w:t>degree of freedom</w:t>
      </w:r>
      <w:r w:rsidR="009D1D9A">
        <w:rPr>
          <w:color w:val="000000" w:themeColor="text1"/>
        </w:rPr>
        <w:t xml:space="preserve"> heat diffusion model with zero </w:t>
      </w:r>
      <w:proofErr w:type="spellStart"/>
      <w:r w:rsidR="009D1D9A">
        <w:rPr>
          <w:color w:val="000000" w:themeColor="text1"/>
        </w:rPr>
        <w:t>Dirichlet</w:t>
      </w:r>
      <w:proofErr w:type="spellEnd"/>
      <w:r w:rsidR="009D1D9A">
        <w:rPr>
          <w:color w:val="000000" w:themeColor="text1"/>
        </w:rPr>
        <w:t xml:space="preserve"> boundary conditions.  The global domain </w:t>
      </w:r>
      <w:r w:rsidR="006F2E69">
        <w:rPr>
          <w:color w:val="000000" w:themeColor="text1"/>
        </w:rPr>
        <w:t xml:space="preserve">dimensions are </w:t>
      </w:r>
      <w:r w:rsidR="00701D3F">
        <w:rPr>
          <w:color w:val="000000" w:themeColor="text1"/>
          <w:position w:val="-14"/>
        </w:rPr>
        <w:pict w14:anchorId="175F9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8pt">
            <v:imagedata r:id="rId20" o:title=""/>
          </v:shape>
        </w:pict>
      </w:r>
      <w:r w:rsidR="006F2E69">
        <w:rPr>
          <w:color w:val="000000" w:themeColor="text1"/>
        </w:rPr>
        <w:t>where</w:t>
      </w:r>
      <w:r w:rsidR="00C23992">
        <w:rPr>
          <w:color w:val="000000" w:themeColor="text1"/>
        </w:rPr>
        <w:t xml:space="preserve"> </w:t>
      </w:r>
      <w:r w:rsidR="00701D3F">
        <w:rPr>
          <w:color w:val="000000" w:themeColor="text1"/>
          <w:position w:val="-14"/>
        </w:rPr>
        <w:pict w14:anchorId="472C17AD">
          <v:shape id="_x0000_i1026" type="#_x0000_t75" style="width:64pt;height:18pt">
            <v:imagedata r:id="rId21" o:title=""/>
          </v:shape>
        </w:pict>
      </w:r>
      <w:r w:rsidR="006F2E69">
        <w:rPr>
          <w:color w:val="000000" w:themeColor="text1"/>
        </w:rPr>
        <w:t xml:space="preserve"> are the local </w:t>
      </w:r>
      <w:proofErr w:type="spellStart"/>
      <w:r w:rsidR="006F2E69">
        <w:rPr>
          <w:color w:val="000000" w:themeColor="text1"/>
        </w:rPr>
        <w:t>subgrid</w:t>
      </w:r>
      <w:proofErr w:type="spellEnd"/>
      <w:r w:rsidR="006F2E69">
        <w:rPr>
          <w:color w:val="000000" w:themeColor="text1"/>
        </w:rPr>
        <w:t xml:space="preserve"> dimensions</w:t>
      </w:r>
      <w:r w:rsidR="007921CE">
        <w:rPr>
          <w:color w:val="000000" w:themeColor="text1"/>
        </w:rPr>
        <w:t xml:space="preserve"> in the </w:t>
      </w:r>
      <w:r w:rsidR="007921CE">
        <w:rPr>
          <w:i/>
          <w:color w:val="000000" w:themeColor="text1"/>
        </w:rPr>
        <w:t xml:space="preserve">x, y, </w:t>
      </w:r>
      <w:r w:rsidR="007921CE">
        <w:rPr>
          <w:color w:val="000000" w:themeColor="text1"/>
        </w:rPr>
        <w:t xml:space="preserve">and </w:t>
      </w:r>
      <w:r w:rsidR="007921CE">
        <w:rPr>
          <w:i/>
          <w:color w:val="000000" w:themeColor="text1"/>
        </w:rPr>
        <w:t xml:space="preserve">z </w:t>
      </w:r>
      <w:r w:rsidR="007921CE">
        <w:rPr>
          <w:color w:val="000000" w:themeColor="text1"/>
        </w:rPr>
        <w:t>dimensions, respectively,</w:t>
      </w:r>
      <w:r w:rsidR="006F2E69">
        <w:rPr>
          <w:color w:val="000000" w:themeColor="text1"/>
        </w:rPr>
        <w:t xml:space="preserve"> assigned to each MPI process.  These values are read from the data file hpcg.dat, or are passed in as command line arguments.  The dimensions</w:t>
      </w:r>
      <w:r w:rsidR="00701D3F">
        <w:rPr>
          <w:color w:val="000000" w:themeColor="text1"/>
          <w:position w:val="-14"/>
        </w:rPr>
        <w:pict w14:anchorId="75532880">
          <v:shape id="_x0000_i1027" type="#_x0000_t75" style="width:82pt;height:18pt">
            <v:imagedata r:id="rId22" o:title=""/>
          </v:shape>
        </w:pict>
      </w:r>
      <w:proofErr w:type="gramStart"/>
      <w:r w:rsidR="00C23992">
        <w:rPr>
          <w:color w:val="000000" w:themeColor="text1"/>
        </w:rPr>
        <w:t>,</w:t>
      </w:r>
      <w:proofErr w:type="gramEnd"/>
      <w:r w:rsidR="00C23992">
        <w:rPr>
          <w:color w:val="000000" w:themeColor="text1"/>
        </w:rPr>
        <w:t xml:space="preserve"> </w:t>
      </w:r>
      <w:r w:rsidR="006F2E69">
        <w:rPr>
          <w:color w:val="000000" w:themeColor="text1"/>
        </w:rPr>
        <w:t>are a factoring of the MPI process space that</w:t>
      </w:r>
      <w:r w:rsidR="00C23992">
        <w:rPr>
          <w:color w:val="000000" w:themeColor="text1"/>
        </w:rPr>
        <w:t xml:space="preserve"> is computed automatically in the HPCG setup phase. </w:t>
      </w:r>
      <w:r w:rsidR="00204C4F">
        <w:rPr>
          <w:color w:val="000000" w:themeColor="text1"/>
        </w:rPr>
        <w:t xml:space="preserve">  We impose ratio restrictions on both the local and global </w:t>
      </w:r>
      <w:r w:rsidR="00204C4F" w:rsidRPr="006F2E69">
        <w:rPr>
          <w:i/>
          <w:color w:val="000000" w:themeColor="text1"/>
        </w:rPr>
        <w:t>x, y</w:t>
      </w:r>
      <w:r w:rsidR="00204C4F">
        <w:rPr>
          <w:color w:val="000000" w:themeColor="text1"/>
        </w:rPr>
        <w:t xml:space="preserve"> and </w:t>
      </w:r>
      <w:r w:rsidR="00204C4F" w:rsidRPr="006F2E69">
        <w:rPr>
          <w:i/>
          <w:color w:val="000000" w:themeColor="text1"/>
        </w:rPr>
        <w:t>z</w:t>
      </w:r>
      <w:r w:rsidR="00204C4F">
        <w:rPr>
          <w:color w:val="000000" w:themeColor="text1"/>
        </w:rPr>
        <w:t xml:space="preserve"> dimensions, which are enforced in the setup phase of HPCG.</w:t>
      </w:r>
    </w:p>
    <w:p w14:paraId="602267F6" w14:textId="77777777" w:rsidR="00204C4F" w:rsidRDefault="00204C4F" w:rsidP="009D1D9A">
      <w:pPr>
        <w:pStyle w:val="BodyPubs"/>
        <w:jc w:val="left"/>
        <w:rPr>
          <w:color w:val="000000" w:themeColor="text1"/>
        </w:rPr>
      </w:pPr>
    </w:p>
    <w:p w14:paraId="6010AE44" w14:textId="5409DF98" w:rsidR="00E724A9" w:rsidRDefault="00C060CF" w:rsidP="009D1D9A">
      <w:pPr>
        <w:pStyle w:val="BodyPubs"/>
        <w:jc w:val="left"/>
        <w:rPr>
          <w:color w:val="000000" w:themeColor="text1"/>
        </w:rPr>
      </w:pPr>
      <w:r w:rsidRPr="00A16B75">
        <w:rPr>
          <w:noProof/>
        </w:rPr>
        <w:drawing>
          <wp:anchor distT="0" distB="0" distL="114300" distR="114300" simplePos="0" relativeHeight="251665408" behindDoc="0" locked="0" layoutInCell="1" allowOverlap="1" wp14:anchorId="2C017F19" wp14:editId="3256BDD9">
            <wp:simplePos x="0" y="0"/>
            <wp:positionH relativeFrom="column">
              <wp:posOffset>4343400</wp:posOffset>
            </wp:positionH>
            <wp:positionV relativeFrom="paragraph">
              <wp:posOffset>1207770</wp:posOffset>
            </wp:positionV>
            <wp:extent cx="1600200" cy="1673225"/>
            <wp:effectExtent l="0" t="0" r="0" b="3175"/>
            <wp:wrapTight wrapText="bothSides">
              <wp:wrapPolygon edited="0">
                <wp:start x="0" y="0"/>
                <wp:lineTo x="0" y="21313"/>
                <wp:lineTo x="21257" y="21313"/>
                <wp:lineTo x="21257" y="0"/>
                <wp:lineTo x="0" y="0"/>
              </wp:wrapPolygon>
            </wp:wrapTight>
            <wp:docPr id="1" name="irc_mi" descr="http://cec.kaust.edu.sa/PublishingImages/malas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ec.kaust.edu.sa/PublishingImages/malas_fig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0" cy="167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C4F">
        <w:rPr>
          <w:color w:val="000000" w:themeColor="text1"/>
        </w:rPr>
        <w:t xml:space="preserve">The setup phase constructs a logically global, physically </w:t>
      </w:r>
      <w:r w:rsidR="00E724A9">
        <w:rPr>
          <w:color w:val="000000" w:themeColor="text1"/>
        </w:rPr>
        <w:t>distributed</w:t>
      </w:r>
      <w:r w:rsidR="00204C4F">
        <w:rPr>
          <w:color w:val="000000" w:themeColor="text1"/>
        </w:rPr>
        <w:t xml:space="preserve"> sparse linear system using a 27-point stencil at each grid point in the 3D domain such that the equation at point </w:t>
      </w:r>
      <w:r w:rsidR="00204C4F" w:rsidRPr="00E724A9">
        <w:rPr>
          <w:i/>
          <w:color w:val="000000" w:themeColor="text1"/>
        </w:rPr>
        <w:t>(i, j, k)</w:t>
      </w:r>
      <w:r w:rsidR="00204C4F">
        <w:rPr>
          <w:color w:val="000000" w:themeColor="text1"/>
        </w:rPr>
        <w:t xml:space="preserve"> depends the values at its location and </w:t>
      </w:r>
      <w:r w:rsidR="00E724A9">
        <w:rPr>
          <w:color w:val="000000" w:themeColor="text1"/>
        </w:rPr>
        <w:t>its</w:t>
      </w:r>
      <w:r w:rsidR="00204C4F">
        <w:rPr>
          <w:color w:val="000000" w:themeColor="text1"/>
        </w:rPr>
        <w:t xml:space="preserve"> 26 </w:t>
      </w:r>
      <w:r w:rsidR="00E724A9">
        <w:rPr>
          <w:color w:val="000000" w:themeColor="text1"/>
        </w:rPr>
        <w:t>surrounding neighbors.</w:t>
      </w:r>
      <w:r w:rsidR="00204C4F">
        <w:rPr>
          <w:color w:val="000000" w:themeColor="text1"/>
        </w:rPr>
        <w:t xml:space="preserve"> </w:t>
      </w:r>
      <w:r w:rsidR="00E724A9">
        <w:rPr>
          <w:color w:val="000000" w:themeColor="text1"/>
        </w:rPr>
        <w:t xml:space="preserve"> The matrix is constructed to be weakly diagonally dominant for interior points of the global domain, and strongly diagonally dominant for boundary points, reflecting a synthetic conservation principle for the interior points and the impact of zero Dirichlet boundary values on the boundary equations.  The resulting sparse linear system has the following properties:</w:t>
      </w:r>
      <w:r w:rsidRPr="00C060CF">
        <w:rPr>
          <w:noProof/>
        </w:rPr>
        <w:t xml:space="preserve"> </w:t>
      </w:r>
    </w:p>
    <w:p w14:paraId="275069D8" w14:textId="2E952991" w:rsidR="00E724A9" w:rsidRDefault="00E724A9" w:rsidP="00E724A9">
      <w:pPr>
        <w:pStyle w:val="BodyPubs"/>
        <w:numPr>
          <w:ilvl w:val="0"/>
          <w:numId w:val="14"/>
        </w:numPr>
        <w:jc w:val="left"/>
        <w:rPr>
          <w:color w:val="000000" w:themeColor="text1"/>
        </w:rPr>
      </w:pPr>
      <w:r w:rsidRPr="00E724A9">
        <w:rPr>
          <w:color w:val="000000" w:themeColor="text1"/>
        </w:rPr>
        <w:t xml:space="preserve">A sparse matrix with 27 nonzero entries per row for interior equations and </w:t>
      </w:r>
      <w:r w:rsidR="001C2CA4">
        <w:rPr>
          <w:color w:val="000000" w:themeColor="text1"/>
        </w:rPr>
        <w:t xml:space="preserve">7 </w:t>
      </w:r>
      <w:r w:rsidR="006F2E69">
        <w:rPr>
          <w:color w:val="000000" w:themeColor="text1"/>
        </w:rPr>
        <w:t xml:space="preserve">to 18 </w:t>
      </w:r>
      <w:r w:rsidRPr="00E724A9">
        <w:rPr>
          <w:color w:val="000000" w:themeColor="text1"/>
        </w:rPr>
        <w:t>nonzero terms for boundary equations.</w:t>
      </w:r>
    </w:p>
    <w:p w14:paraId="4CA86594" w14:textId="52F95836" w:rsidR="00E724A9" w:rsidRDefault="00E724A9" w:rsidP="00E724A9">
      <w:pPr>
        <w:pStyle w:val="BodyPubs"/>
        <w:numPr>
          <w:ilvl w:val="0"/>
          <w:numId w:val="14"/>
        </w:numPr>
        <w:jc w:val="left"/>
        <w:rPr>
          <w:color w:val="000000" w:themeColor="text1"/>
        </w:rPr>
      </w:pPr>
      <w:r w:rsidRPr="00E724A9">
        <w:rPr>
          <w:color w:val="000000" w:themeColor="text1"/>
        </w:rPr>
        <w:t>A symmetric, positive definite, nonsingular linear operator.</w:t>
      </w:r>
    </w:p>
    <w:p w14:paraId="42B9FA2A" w14:textId="508709D6" w:rsidR="00E724A9" w:rsidRDefault="00E724A9" w:rsidP="00E724A9">
      <w:pPr>
        <w:pStyle w:val="BodyPubs"/>
        <w:numPr>
          <w:ilvl w:val="0"/>
          <w:numId w:val="14"/>
        </w:numPr>
        <w:jc w:val="left"/>
        <w:rPr>
          <w:color w:val="000000" w:themeColor="text1"/>
        </w:rPr>
      </w:pPr>
      <w:r>
        <w:rPr>
          <w:color w:val="000000" w:themeColor="text1"/>
        </w:rPr>
        <w:t>A generated known exact solution vector with all values equal to 1.0.</w:t>
      </w:r>
    </w:p>
    <w:p w14:paraId="679149D4" w14:textId="07576E6C" w:rsidR="00E724A9" w:rsidRDefault="00C92A8D" w:rsidP="00E724A9">
      <w:pPr>
        <w:pStyle w:val="BodyPubs"/>
        <w:numPr>
          <w:ilvl w:val="0"/>
          <w:numId w:val="14"/>
        </w:numPr>
        <w:jc w:val="left"/>
        <w:rPr>
          <w:color w:val="000000" w:themeColor="text1"/>
        </w:rPr>
      </w:pPr>
      <w:r>
        <w:rPr>
          <w:color w:val="000000" w:themeColor="text1"/>
        </w:rPr>
        <w:t>A matching right-hand-side vector.</w:t>
      </w:r>
    </w:p>
    <w:p w14:paraId="4033CAD9" w14:textId="104EE3CF" w:rsidR="00C92A8D" w:rsidRDefault="00C92A8D" w:rsidP="00E724A9">
      <w:pPr>
        <w:pStyle w:val="BodyPubs"/>
        <w:numPr>
          <w:ilvl w:val="0"/>
          <w:numId w:val="14"/>
        </w:numPr>
        <w:jc w:val="left"/>
        <w:rPr>
          <w:color w:val="000000" w:themeColor="text1"/>
        </w:rPr>
      </w:pPr>
      <w:r>
        <w:rPr>
          <w:color w:val="000000" w:themeColor="text1"/>
        </w:rPr>
        <w:t>An initial guess of all zeros.</w:t>
      </w:r>
    </w:p>
    <w:p w14:paraId="3D863572" w14:textId="77777777" w:rsidR="00C92A8D" w:rsidRDefault="00C92A8D" w:rsidP="00C92A8D">
      <w:pPr>
        <w:pStyle w:val="BodyPubs"/>
        <w:jc w:val="left"/>
        <w:rPr>
          <w:color w:val="000000" w:themeColor="text1"/>
        </w:rPr>
      </w:pPr>
    </w:p>
    <w:p w14:paraId="60BD278F" w14:textId="056D0B2B" w:rsidR="00C92A8D" w:rsidRDefault="00C92A8D" w:rsidP="00C92A8D">
      <w:pPr>
        <w:pStyle w:val="BodyPubs"/>
        <w:jc w:val="left"/>
        <w:rPr>
          <w:color w:val="000000" w:themeColor="text1"/>
        </w:rPr>
      </w:pPr>
      <w:r>
        <w:rPr>
          <w:color w:val="000000" w:themeColor="text1"/>
        </w:rPr>
        <w:t>The central purpose of defining this sparse linear system is to prov</w:t>
      </w:r>
      <w:r w:rsidR="006F2E69">
        <w:rPr>
          <w:color w:val="000000" w:themeColor="text1"/>
        </w:rPr>
        <w:t>ide a rich vehicle for executing</w:t>
      </w:r>
      <w:r>
        <w:rPr>
          <w:color w:val="000000" w:themeColor="text1"/>
        </w:rPr>
        <w:t xml:space="preserve"> a collection of important computational kernels</w:t>
      </w:r>
      <w:ins w:id="50" w:author="Michael A Heroux" w:date="2013-10-11T13:21:00Z">
        <w:r w:rsidR="00AE0C59">
          <w:rPr>
            <w:color w:val="000000" w:themeColor="text1"/>
          </w:rPr>
          <w:t xml:space="preserve"> embodied in the preconditioned conjugate gradient method shown in </w:t>
        </w:r>
      </w:ins>
      <w:ins w:id="51" w:author="Michael A Heroux" w:date="2013-10-11T13:22:00Z">
        <w:r w:rsidR="00AE0C59" w:rsidRPr="00AE0C59">
          <w:rPr>
            <w:color w:val="000000" w:themeColor="text1"/>
            <w:szCs w:val="24"/>
            <w:rPrChange w:id="52" w:author="Michael A Heroux" w:date="2013-10-11T13:22:00Z">
              <w:rPr>
                <w:color w:val="000000" w:themeColor="text1"/>
              </w:rPr>
            </w:rPrChange>
          </w:rPr>
          <w:fldChar w:fldCharType="begin"/>
        </w:r>
        <w:r w:rsidR="00AE0C59" w:rsidRPr="00AE0C59">
          <w:rPr>
            <w:color w:val="000000" w:themeColor="text1"/>
            <w:szCs w:val="24"/>
            <w:rPrChange w:id="53" w:author="Michael A Heroux" w:date="2013-10-11T13:22:00Z">
              <w:rPr>
                <w:color w:val="000000" w:themeColor="text1"/>
              </w:rPr>
            </w:rPrChange>
          </w:rPr>
          <w:instrText xml:space="preserve"> REF _Ref243117073 \h </w:instrText>
        </w:r>
        <w:r w:rsidR="00AE0C59" w:rsidRPr="00AE0C59">
          <w:rPr>
            <w:color w:val="000000" w:themeColor="text1"/>
            <w:szCs w:val="24"/>
            <w:rPrChange w:id="54" w:author="Michael A Heroux" w:date="2013-10-11T13:22:00Z">
              <w:rPr>
                <w:color w:val="000000" w:themeColor="text1"/>
              </w:rPr>
            </w:rPrChange>
          </w:rPr>
        </w:r>
      </w:ins>
      <w:r w:rsidR="00AE0C59" w:rsidRPr="00AE0C59">
        <w:rPr>
          <w:color w:val="000000" w:themeColor="text1"/>
          <w:szCs w:val="24"/>
          <w:rPrChange w:id="55" w:author="Michael A Heroux" w:date="2013-10-11T13:22:00Z">
            <w:rPr>
              <w:color w:val="000000" w:themeColor="text1"/>
            </w:rPr>
          </w:rPrChange>
        </w:rPr>
        <w:fldChar w:fldCharType="separate"/>
      </w:r>
      <w:ins w:id="56" w:author="Michael A Heroux" w:date="2013-10-11T13:22:00Z">
        <w:r w:rsidR="00AE0C59" w:rsidRPr="00AE0C59">
          <w:rPr>
            <w:szCs w:val="24"/>
            <w:rPrChange w:id="57" w:author="Michael A Heroux" w:date="2013-10-11T13:22:00Z">
              <w:rPr>
                <w:sz w:val="22"/>
              </w:rPr>
            </w:rPrChange>
          </w:rPr>
          <w:t>F</w:t>
        </w:r>
        <w:r w:rsidR="00AE0C59" w:rsidRPr="00AE0C59">
          <w:rPr>
            <w:szCs w:val="24"/>
            <w:rPrChange w:id="58" w:author="Michael A Heroux" w:date="2013-10-11T13:22:00Z">
              <w:rPr>
                <w:sz w:val="22"/>
              </w:rPr>
            </w:rPrChange>
          </w:rPr>
          <w:t>i</w:t>
        </w:r>
        <w:r w:rsidR="00AE0C59" w:rsidRPr="00AE0C59">
          <w:rPr>
            <w:szCs w:val="24"/>
            <w:rPrChange w:id="59" w:author="Michael A Heroux" w:date="2013-10-11T13:22:00Z">
              <w:rPr>
                <w:sz w:val="22"/>
              </w:rPr>
            </w:rPrChange>
          </w:rPr>
          <w:t xml:space="preserve">gure </w:t>
        </w:r>
        <w:r w:rsidR="00AE0C59" w:rsidRPr="00AE0C59">
          <w:rPr>
            <w:noProof/>
            <w:szCs w:val="24"/>
            <w:rPrChange w:id="60" w:author="Michael A Heroux" w:date="2013-10-11T13:22:00Z">
              <w:rPr>
                <w:noProof/>
                <w:sz w:val="22"/>
              </w:rPr>
            </w:rPrChange>
          </w:rPr>
          <w:t>1</w:t>
        </w:r>
        <w:r w:rsidR="00AE0C59" w:rsidRPr="00AE0C59">
          <w:rPr>
            <w:color w:val="000000" w:themeColor="text1"/>
            <w:szCs w:val="24"/>
            <w:rPrChange w:id="61" w:author="Michael A Heroux" w:date="2013-10-11T13:22:00Z">
              <w:rPr>
                <w:color w:val="000000" w:themeColor="text1"/>
              </w:rPr>
            </w:rPrChange>
          </w:rPr>
          <w:fldChar w:fldCharType="end"/>
        </w:r>
      </w:ins>
      <w:r w:rsidRPr="00AE0C59">
        <w:rPr>
          <w:color w:val="000000" w:themeColor="text1"/>
          <w:szCs w:val="24"/>
          <w:rPrChange w:id="62" w:author="Michael A Heroux" w:date="2013-10-11T13:22:00Z">
            <w:rPr>
              <w:color w:val="000000" w:themeColor="text1"/>
            </w:rPr>
          </w:rPrChange>
        </w:rPr>
        <w:t>.</w:t>
      </w:r>
      <w:r>
        <w:rPr>
          <w:color w:val="000000" w:themeColor="text1"/>
        </w:rPr>
        <w:t xml:space="preserve">  However, the benchmark is </w:t>
      </w:r>
      <w:r>
        <w:rPr>
          <w:i/>
          <w:color w:val="000000" w:themeColor="text1"/>
        </w:rPr>
        <w:t>not</w:t>
      </w:r>
      <w:r>
        <w:rPr>
          <w:color w:val="000000" w:themeColor="text1"/>
        </w:rPr>
        <w:t xml:space="preserve"> about computing a high fidelity solution to this problem.  In fact iteration counts are fixed in the benchmark code</w:t>
      </w:r>
      <w:r w:rsidR="001C2CA4">
        <w:rPr>
          <w:color w:val="000000" w:themeColor="text1"/>
        </w:rPr>
        <w:t xml:space="preserve"> and we do not expect convergence to the solution</w:t>
      </w:r>
      <w:r>
        <w:rPr>
          <w:color w:val="000000" w:themeColor="text1"/>
        </w:rPr>
        <w:t>, regardless of problem size.</w:t>
      </w:r>
      <w:r w:rsidR="007E1D4D">
        <w:rPr>
          <w:color w:val="000000" w:themeColor="text1"/>
        </w:rPr>
        <w:t xml:space="preserve">  We do use the spectral properties of </w:t>
      </w:r>
      <w:r w:rsidR="007E1D4D">
        <w:rPr>
          <w:color w:val="000000" w:themeColor="text1"/>
        </w:rPr>
        <w:lastRenderedPageBreak/>
        <w:t xml:space="preserve">both the problem and the preconditioned conjugate gradient algorithm as part of software testing.  See Section </w:t>
      </w:r>
      <w:r w:rsidR="0038621D">
        <w:rPr>
          <w:color w:val="000000" w:themeColor="text1"/>
        </w:rPr>
        <w:fldChar w:fldCharType="begin"/>
      </w:r>
      <w:r w:rsidR="0038621D">
        <w:rPr>
          <w:color w:val="000000" w:themeColor="text1"/>
        </w:rPr>
        <w:instrText xml:space="preserve"> REF _Ref241466288 \r \h </w:instrText>
      </w:r>
      <w:r w:rsidR="0038621D">
        <w:rPr>
          <w:color w:val="000000" w:themeColor="text1"/>
        </w:rPr>
      </w:r>
      <w:r w:rsidR="0038621D">
        <w:rPr>
          <w:color w:val="000000" w:themeColor="text1"/>
        </w:rPr>
        <w:fldChar w:fldCharType="separate"/>
      </w:r>
      <w:r w:rsidR="00CA23D4">
        <w:rPr>
          <w:color w:val="000000" w:themeColor="text1"/>
        </w:rPr>
        <w:t>5</w:t>
      </w:r>
      <w:r w:rsidR="0038621D">
        <w:rPr>
          <w:color w:val="000000" w:themeColor="text1"/>
        </w:rPr>
        <w:fldChar w:fldCharType="end"/>
      </w:r>
      <w:r w:rsidR="0038621D">
        <w:rPr>
          <w:color w:val="000000" w:themeColor="text1"/>
        </w:rPr>
        <w:t xml:space="preserve"> for details.</w:t>
      </w:r>
    </w:p>
    <w:p w14:paraId="3B70C789" w14:textId="726D1A0D" w:rsidR="00C060CF" w:rsidRDefault="00C060CF" w:rsidP="00C92A8D">
      <w:pPr>
        <w:pStyle w:val="BodyPubs"/>
        <w:jc w:val="left"/>
        <w:rPr>
          <w:ins w:id="63" w:author="Michael A Heroux" w:date="2013-10-11T13:24:00Z"/>
          <w:color w:val="000000" w:themeColor="text1"/>
        </w:rPr>
      </w:pPr>
    </w:p>
    <w:p w14:paraId="43521E1A" w14:textId="292F99A7" w:rsidR="00AE0C59" w:rsidRDefault="00AE0C59" w:rsidP="00C92A8D">
      <w:pPr>
        <w:pStyle w:val="BodyPubs"/>
        <w:jc w:val="left"/>
        <w:rPr>
          <w:ins w:id="64" w:author="Michael A Heroux" w:date="2013-10-11T13:38:00Z"/>
          <w:color w:val="000000" w:themeColor="text1"/>
        </w:rPr>
      </w:pPr>
      <w:ins w:id="65" w:author="Michael A Heroux" w:date="2013-10-11T13:24:00Z">
        <w:r w:rsidRPr="00AE0C59">
          <w:rPr>
            <w:b/>
            <w:color w:val="000000" w:themeColor="text1"/>
            <w:rPrChange w:id="66" w:author="Michael A Heroux" w:date="2013-10-11T13:24:00Z">
              <w:rPr>
                <w:color w:val="000000" w:themeColor="text1"/>
              </w:rPr>
            </w:rPrChange>
          </w:rPr>
          <w:t>Example of parameter settings</w:t>
        </w:r>
        <w:r>
          <w:rPr>
            <w:b/>
            <w:color w:val="000000" w:themeColor="text1"/>
          </w:rPr>
          <w:t>:</w:t>
        </w:r>
        <w:r>
          <w:rPr>
            <w:color w:val="000000" w:themeColor="text1"/>
          </w:rPr>
          <w:t xml:space="preserve"> Suppose that </w:t>
        </w:r>
      </w:ins>
      <w:ins w:id="67" w:author="Michael A Heroux" w:date="2013-10-11T13:29:00Z">
        <w:r w:rsidR="00630CA5">
          <w:rPr>
            <w:color w:val="000000" w:themeColor="text1"/>
          </w:rPr>
          <w:t xml:space="preserve">we have compiled HPCG with the default MPI and </w:t>
        </w:r>
        <w:proofErr w:type="spellStart"/>
        <w:r w:rsidR="00630CA5">
          <w:rPr>
            <w:color w:val="000000" w:themeColor="text1"/>
          </w:rPr>
          <w:t>OpenMP</w:t>
        </w:r>
        <w:proofErr w:type="spellEnd"/>
        <w:r w:rsidR="00630CA5">
          <w:rPr>
            <w:color w:val="000000" w:themeColor="text1"/>
          </w:rPr>
          <w:t xml:space="preserve"> modes enabled.  Then</w:t>
        </w:r>
      </w:ins>
      <w:ins w:id="68" w:author="Michael A Heroux" w:date="2013-10-11T13:37:00Z">
        <w:r w:rsidR="00630CA5">
          <w:rPr>
            <w:color w:val="000000" w:themeColor="text1"/>
          </w:rPr>
          <w:t>, assuming a bash Linux terminal window</w:t>
        </w:r>
        <w:r w:rsidR="008508DE">
          <w:rPr>
            <w:color w:val="000000" w:themeColor="text1"/>
          </w:rPr>
          <w:t>,</w:t>
        </w:r>
      </w:ins>
      <w:ins w:id="69" w:author="Michael A Heroux" w:date="2013-10-11T13:29:00Z">
        <w:r w:rsidR="00630CA5">
          <w:rPr>
            <w:color w:val="000000" w:themeColor="text1"/>
          </w:rPr>
          <w:t xml:space="preserve"> the following command</w:t>
        </w:r>
      </w:ins>
      <w:ins w:id="70" w:author="Michael A Heroux" w:date="2013-10-11T13:37:00Z">
        <w:r w:rsidR="008508DE">
          <w:rPr>
            <w:color w:val="000000" w:themeColor="text1"/>
          </w:rPr>
          <w:t>s</w:t>
        </w:r>
      </w:ins>
      <w:ins w:id="71" w:author="Michael A Heroux" w:date="2013-10-11T13:38:00Z">
        <w:r w:rsidR="008508DE">
          <w:rPr>
            <w:color w:val="000000" w:themeColor="text1"/>
          </w:rPr>
          <w:t xml:space="preserve"> from the build/bin directory</w:t>
        </w:r>
      </w:ins>
      <w:ins w:id="72" w:author="Michael A Heroux" w:date="2013-10-11T13:29:00Z">
        <w:r w:rsidR="00630CA5">
          <w:rPr>
            <w:color w:val="000000" w:themeColor="text1"/>
          </w:rPr>
          <w:t>:</w:t>
        </w:r>
      </w:ins>
    </w:p>
    <w:p w14:paraId="4BB77265" w14:textId="17DD8B24" w:rsidR="00630CA5" w:rsidRDefault="008508DE" w:rsidP="00C92A8D">
      <w:pPr>
        <w:pStyle w:val="BodyPubs"/>
        <w:jc w:val="left"/>
        <w:rPr>
          <w:ins w:id="73" w:author="Michael A Heroux" w:date="2013-10-11T13:30:00Z"/>
          <w:color w:val="000000" w:themeColor="text1"/>
        </w:rPr>
      </w:pPr>
      <w:ins w:id="74" w:author="Michael A Heroux" w:date="2013-10-11T13:37:00Z">
        <w:r>
          <w:rPr>
            <w:color w:val="000000" w:themeColor="text1"/>
          </w:rPr>
          <w:tab/>
        </w:r>
      </w:ins>
      <w:proofErr w:type="gramStart"/>
      <w:ins w:id="75" w:author="Michael A Heroux" w:date="2013-10-11T13:38:00Z">
        <w:r>
          <w:rPr>
            <w:color w:val="000000" w:themeColor="text1"/>
          </w:rPr>
          <w:t>export</w:t>
        </w:r>
        <w:proofErr w:type="gramEnd"/>
        <w:r>
          <w:rPr>
            <w:color w:val="000000" w:themeColor="text1"/>
          </w:rPr>
          <w:t xml:space="preserve"> OMP_NUM_THREADS=1</w:t>
        </w:r>
      </w:ins>
    </w:p>
    <w:p w14:paraId="222670A4" w14:textId="518CA0D2" w:rsidR="008508DE" w:rsidRDefault="00630CA5" w:rsidP="00C92A8D">
      <w:pPr>
        <w:pStyle w:val="BodyPubs"/>
        <w:jc w:val="left"/>
        <w:rPr>
          <w:ins w:id="76" w:author="Michael A Heroux" w:date="2013-10-11T13:39:00Z"/>
          <w:color w:val="000000" w:themeColor="text1"/>
        </w:rPr>
      </w:pPr>
      <w:ins w:id="77" w:author="Michael A Heroux" w:date="2013-10-11T13:30:00Z">
        <w:r>
          <w:rPr>
            <w:color w:val="000000" w:themeColor="text1"/>
          </w:rPr>
          <w:tab/>
        </w:r>
        <w:proofErr w:type="spellStart"/>
        <w:proofErr w:type="gramStart"/>
        <w:r>
          <w:rPr>
            <w:color w:val="000000" w:themeColor="text1"/>
          </w:rPr>
          <w:t>mpiexec</w:t>
        </w:r>
        <w:proofErr w:type="spellEnd"/>
        <w:proofErr w:type="gramEnd"/>
        <w:r>
          <w:rPr>
            <w:color w:val="000000" w:themeColor="text1"/>
          </w:rPr>
          <w:t xml:space="preserve"> </w:t>
        </w:r>
      </w:ins>
      <w:ins w:id="78" w:author="Michael A Heroux" w:date="2013-10-11T13:33:00Z">
        <w:r>
          <w:rPr>
            <w:color w:val="000000" w:themeColor="text1"/>
          </w:rPr>
          <w:t>–</w:t>
        </w:r>
      </w:ins>
      <w:ins w:id="79" w:author="Michael A Heroux" w:date="2013-10-11T13:30:00Z">
        <w:r>
          <w:rPr>
            <w:color w:val="000000" w:themeColor="text1"/>
          </w:rPr>
          <w:t xml:space="preserve">n </w:t>
        </w:r>
      </w:ins>
      <w:ins w:id="80" w:author="Michael A Heroux" w:date="2013-10-11T13:33:00Z">
        <w:r>
          <w:rPr>
            <w:color w:val="000000" w:themeColor="text1"/>
          </w:rPr>
          <w:t xml:space="preserve">96 </w:t>
        </w:r>
      </w:ins>
      <w:ins w:id="81" w:author="Michael A Heroux" w:date="2013-10-11T13:38:00Z">
        <w:r w:rsidR="008508DE">
          <w:rPr>
            <w:color w:val="000000" w:themeColor="text1"/>
          </w:rPr>
          <w:t>./</w:t>
        </w:r>
        <w:proofErr w:type="spellStart"/>
        <w:r w:rsidR="008508DE">
          <w:rPr>
            <w:color w:val="000000" w:themeColor="text1"/>
          </w:rPr>
          <w:t>xhpcg</w:t>
        </w:r>
      </w:ins>
      <w:proofErr w:type="spellEnd"/>
      <w:ins w:id="82" w:author="Michael A Heroux" w:date="2013-10-11T14:22:00Z">
        <w:r w:rsidR="00867420">
          <w:rPr>
            <w:color w:val="000000" w:themeColor="text1"/>
          </w:rPr>
          <w:t xml:space="preserve"> 70 80 90</w:t>
        </w:r>
      </w:ins>
    </w:p>
    <w:p w14:paraId="40E4E70D" w14:textId="255357FA" w:rsidR="008508DE" w:rsidRDefault="008508DE" w:rsidP="00C92A8D">
      <w:pPr>
        <w:pStyle w:val="BodyPubs"/>
        <w:jc w:val="left"/>
        <w:rPr>
          <w:ins w:id="83" w:author="Michael A Heroux" w:date="2013-10-11T13:39:00Z"/>
          <w:color w:val="000000" w:themeColor="text1"/>
        </w:rPr>
      </w:pPr>
      <w:proofErr w:type="gramStart"/>
      <w:ins w:id="84" w:author="Michael A Heroux" w:date="2013-10-11T13:39:00Z">
        <w:r>
          <w:rPr>
            <w:color w:val="000000" w:themeColor="text1"/>
          </w:rPr>
          <w:t>will</w:t>
        </w:r>
        <w:proofErr w:type="gramEnd"/>
        <w:r>
          <w:rPr>
            <w:color w:val="000000" w:themeColor="text1"/>
          </w:rPr>
          <w:t xml:space="preserve"> result in:</w:t>
        </w:r>
      </w:ins>
    </w:p>
    <w:p w14:paraId="37A73970" w14:textId="77777777" w:rsidR="008508DE" w:rsidRDefault="00867420" w:rsidP="002D1275">
      <w:pPr>
        <w:pStyle w:val="BodyPubs"/>
        <w:numPr>
          <w:ilvl w:val="0"/>
          <w:numId w:val="24"/>
        </w:numPr>
        <w:jc w:val="left"/>
        <w:rPr>
          <w:ins w:id="85" w:author="Michael A Heroux" w:date="2013-10-11T14:25:00Z"/>
          <w:color w:val="000000" w:themeColor="text1"/>
        </w:rPr>
        <w:pPrChange w:id="86" w:author="Michael A Heroux" w:date="2013-10-11T13:48:00Z">
          <w:pPr>
            <w:pStyle w:val="BodyPubs"/>
            <w:jc w:val="left"/>
          </w:pPr>
        </w:pPrChange>
      </w:pPr>
      <w:ins w:id="87" w:author="Michael A Heroux" w:date="2013-10-11T13:39:00Z">
        <w:r w:rsidRPr="00867420">
          <w:rPr>
            <w:color w:val="000000" w:themeColor="text1"/>
            <w:position w:val="-14"/>
            <w:rPrChange w:id="88" w:author="Michael A Heroux" w:date="2013-10-11T14:25:00Z">
              <w:rPr>
                <w:color w:val="000000" w:themeColor="text1"/>
                <w:position w:val="-32"/>
              </w:rPr>
            </w:rPrChange>
          </w:rPr>
          <w:object w:dxaOrig="2440" w:dyaOrig="360" w14:anchorId="0962E6F1">
            <v:shape id="_x0000_i1047" type="#_x0000_t75" style="width:122pt;height:18pt" o:ole="">
              <v:imagedata r:id="rId24" o:title=""/>
            </v:shape>
            <o:OLEObject Type="Embed" ProgID="Equation.DSMT4" ShapeID="_x0000_i1047" DrawAspect="Content" ObjectID="_1316864106" r:id="rId25"/>
          </w:object>
        </w:r>
      </w:ins>
    </w:p>
    <w:p w14:paraId="79BE2A08" w14:textId="77777777" w:rsidR="00867420" w:rsidRDefault="00867420" w:rsidP="002D1275">
      <w:pPr>
        <w:pStyle w:val="BodyPubs"/>
        <w:numPr>
          <w:ilvl w:val="0"/>
          <w:numId w:val="24"/>
        </w:numPr>
        <w:jc w:val="left"/>
        <w:rPr>
          <w:ins w:id="89" w:author="Michael A Heroux" w:date="2013-10-11T13:45:00Z"/>
          <w:color w:val="000000" w:themeColor="text1"/>
        </w:rPr>
        <w:pPrChange w:id="90" w:author="Michael A Heroux" w:date="2013-10-11T13:48:00Z">
          <w:pPr>
            <w:pStyle w:val="BodyPubs"/>
            <w:jc w:val="left"/>
          </w:pPr>
        </w:pPrChange>
      </w:pPr>
      <w:ins w:id="91" w:author="Michael A Heroux" w:date="2013-10-11T14:25:00Z">
        <w:r w:rsidRPr="00867420">
          <w:rPr>
            <w:color w:val="000000" w:themeColor="text1"/>
            <w:position w:val="-14"/>
            <w:rPrChange w:id="92" w:author="Michael A Heroux" w:date="2013-10-11T14:25:00Z">
              <w:rPr>
                <w:color w:val="000000" w:themeColor="text1"/>
                <w:position w:val="-4"/>
              </w:rPr>
            </w:rPrChange>
          </w:rPr>
          <w:object w:dxaOrig="2320" w:dyaOrig="360" w14:anchorId="0F5F7AF5">
            <v:shape id="_x0000_i1051" type="#_x0000_t75" style="width:116pt;height:18pt" o:ole="">
              <v:imagedata r:id="rId26" o:title=""/>
            </v:shape>
            <o:OLEObject Type="Embed" ProgID="Equation.3" ShapeID="_x0000_i1051" DrawAspect="Content" ObjectID="_1316864107" r:id="rId27"/>
          </w:object>
        </w:r>
      </w:ins>
    </w:p>
    <w:p w14:paraId="6B0A72B3" w14:textId="3975D9A1" w:rsidR="002D1275" w:rsidRDefault="002D1275" w:rsidP="002D1275">
      <w:pPr>
        <w:pStyle w:val="BodyPubs"/>
        <w:numPr>
          <w:ilvl w:val="0"/>
          <w:numId w:val="24"/>
        </w:numPr>
        <w:jc w:val="left"/>
        <w:rPr>
          <w:ins w:id="93" w:author="Michael A Heroux" w:date="2013-10-11T13:48:00Z"/>
          <w:color w:val="000000" w:themeColor="text1"/>
        </w:rPr>
        <w:pPrChange w:id="94" w:author="Michael A Heroux" w:date="2013-10-11T13:48:00Z">
          <w:pPr>
            <w:pStyle w:val="BodyPubs"/>
            <w:jc w:val="left"/>
          </w:pPr>
        </w:pPrChange>
      </w:pPr>
      <w:ins w:id="95" w:author="Michael A Heroux" w:date="2013-10-11T13:45:00Z">
        <w:r>
          <w:rPr>
            <w:color w:val="000000" w:themeColor="text1"/>
          </w:rPr>
          <w:t>G</w:t>
        </w:r>
        <w:r w:rsidR="008508DE">
          <w:rPr>
            <w:color w:val="000000" w:themeColor="text1"/>
          </w:rPr>
          <w:t xml:space="preserve">lobal domain </w:t>
        </w:r>
      </w:ins>
      <w:ins w:id="96" w:author="Michael A Heroux" w:date="2013-10-11T13:48:00Z">
        <w:r>
          <w:rPr>
            <w:color w:val="000000" w:themeColor="text1"/>
          </w:rPr>
          <w:t>dimensions:</w:t>
        </w:r>
      </w:ins>
      <w:ins w:id="97" w:author="Michael A Heroux" w:date="2013-10-11T13:45:00Z">
        <w:r w:rsidR="008508DE">
          <w:rPr>
            <w:color w:val="000000" w:themeColor="text1"/>
          </w:rPr>
          <w:t xml:space="preserve"> 280-by-320-by-540</w:t>
        </w:r>
      </w:ins>
    </w:p>
    <w:p w14:paraId="126B1B44" w14:textId="24496CB1" w:rsidR="008508DE" w:rsidRDefault="002D1275" w:rsidP="002D1275">
      <w:pPr>
        <w:pStyle w:val="BodyPubs"/>
        <w:numPr>
          <w:ilvl w:val="0"/>
          <w:numId w:val="24"/>
        </w:numPr>
        <w:jc w:val="left"/>
        <w:rPr>
          <w:ins w:id="98" w:author="Michael A Heroux" w:date="2013-10-11T13:47:00Z"/>
          <w:color w:val="000000" w:themeColor="text1"/>
        </w:rPr>
        <w:pPrChange w:id="99" w:author="Michael A Heroux" w:date="2013-10-11T13:48:00Z">
          <w:pPr>
            <w:pStyle w:val="BodyPubs"/>
            <w:jc w:val="left"/>
          </w:pPr>
        </w:pPrChange>
      </w:pPr>
      <w:ins w:id="100" w:author="Michael A Heroux" w:date="2013-10-11T13:48:00Z">
        <w:r>
          <w:rPr>
            <w:color w:val="000000" w:themeColor="text1"/>
          </w:rPr>
          <w:t>N</w:t>
        </w:r>
      </w:ins>
      <w:ins w:id="101" w:author="Michael A Heroux" w:date="2013-10-11T13:47:00Z">
        <w:r w:rsidR="008508DE">
          <w:rPr>
            <w:color w:val="000000" w:themeColor="text1"/>
          </w:rPr>
          <w:t>umb</w:t>
        </w:r>
        <w:r>
          <w:rPr>
            <w:color w:val="000000" w:themeColor="text1"/>
          </w:rPr>
          <w:t xml:space="preserve">er of equations per MPI process: </w:t>
        </w:r>
      </w:ins>
      <w:ins w:id="102" w:author="Michael A Heroux" w:date="2013-10-11T13:49:00Z">
        <w:r>
          <w:rPr>
            <w:color w:val="000000" w:themeColor="text1"/>
          </w:rPr>
          <w:t>504,000</w:t>
        </w:r>
      </w:ins>
    </w:p>
    <w:p w14:paraId="4C40FEBC" w14:textId="5DD5C78B" w:rsidR="002D1275" w:rsidRDefault="002D1275" w:rsidP="002D1275">
      <w:pPr>
        <w:pStyle w:val="BodyPubs"/>
        <w:numPr>
          <w:ilvl w:val="0"/>
          <w:numId w:val="24"/>
        </w:numPr>
        <w:jc w:val="left"/>
        <w:rPr>
          <w:ins w:id="103" w:author="Michael A Heroux" w:date="2013-10-11T13:50:00Z"/>
          <w:color w:val="000000" w:themeColor="text1"/>
        </w:rPr>
        <w:pPrChange w:id="104" w:author="Michael A Heroux" w:date="2013-10-11T13:48:00Z">
          <w:pPr>
            <w:pStyle w:val="BodyPubs"/>
            <w:jc w:val="left"/>
          </w:pPr>
        </w:pPrChange>
      </w:pPr>
      <w:ins w:id="105" w:author="Michael A Heroux" w:date="2013-10-11T13:49:00Z">
        <w:r>
          <w:rPr>
            <w:color w:val="000000" w:themeColor="text1"/>
          </w:rPr>
          <w:t>Global number of equations</w:t>
        </w:r>
        <w:proofErr w:type="gramStart"/>
        <w:r>
          <w:rPr>
            <w:color w:val="000000" w:themeColor="text1"/>
          </w:rPr>
          <w:t xml:space="preserve">: </w:t>
        </w:r>
      </w:ins>
      <w:ins w:id="106" w:author="Michael A Heroux" w:date="2013-10-11T13:57:00Z">
        <w:r>
          <w:rPr>
            <w:color w:val="000000" w:themeColor="text1"/>
          </w:rPr>
          <w:t xml:space="preserve">    </w:t>
        </w:r>
      </w:ins>
      <w:ins w:id="107" w:author="Michael A Heroux" w:date="2013-10-11T13:49:00Z">
        <w:r>
          <w:rPr>
            <w:color w:val="000000" w:themeColor="text1"/>
          </w:rPr>
          <w:t>48,384,000</w:t>
        </w:r>
      </w:ins>
      <w:proofErr w:type="gramEnd"/>
    </w:p>
    <w:p w14:paraId="2FDB7F12" w14:textId="6E1CB196" w:rsidR="002D1275" w:rsidRDefault="002D1275" w:rsidP="002D1275">
      <w:pPr>
        <w:pStyle w:val="BodyPubs"/>
        <w:numPr>
          <w:ilvl w:val="0"/>
          <w:numId w:val="24"/>
        </w:numPr>
        <w:jc w:val="left"/>
        <w:rPr>
          <w:ins w:id="108" w:author="Michael A Heroux" w:date="2013-10-11T14:00:00Z"/>
          <w:color w:val="000000" w:themeColor="text1"/>
        </w:rPr>
        <w:pPrChange w:id="109" w:author="Michael A Heroux" w:date="2013-10-11T13:48:00Z">
          <w:pPr>
            <w:pStyle w:val="BodyPubs"/>
            <w:jc w:val="left"/>
          </w:pPr>
        </w:pPrChange>
      </w:pPr>
      <w:ins w:id="110" w:author="Michael A Heroux" w:date="2013-10-11T13:50:00Z">
        <w:r>
          <w:rPr>
            <w:color w:val="000000" w:themeColor="text1"/>
          </w:rPr>
          <w:t xml:space="preserve">Global number of </w:t>
        </w:r>
        <w:proofErr w:type="spellStart"/>
        <w:r>
          <w:rPr>
            <w:color w:val="000000" w:themeColor="text1"/>
          </w:rPr>
          <w:t>nonzeros</w:t>
        </w:r>
      </w:ins>
      <w:proofErr w:type="spellEnd"/>
      <w:ins w:id="111" w:author="Michael A Heroux" w:date="2013-10-11T13:56:00Z">
        <w:r>
          <w:rPr>
            <w:color w:val="000000" w:themeColor="text1"/>
          </w:rPr>
          <w:t xml:space="preserve">: </w:t>
        </w:r>
        <w:r w:rsidRPr="002D1275">
          <w:rPr>
            <w:color w:val="000000" w:themeColor="text1"/>
          </w:rPr>
          <w:t>1</w:t>
        </w:r>
        <w:r>
          <w:rPr>
            <w:color w:val="000000" w:themeColor="text1"/>
          </w:rPr>
          <w:t>,</w:t>
        </w:r>
        <w:r w:rsidRPr="002D1275">
          <w:rPr>
            <w:color w:val="000000" w:themeColor="text1"/>
          </w:rPr>
          <w:t>298</w:t>
        </w:r>
        <w:r>
          <w:rPr>
            <w:color w:val="000000" w:themeColor="text1"/>
          </w:rPr>
          <w:t>,</w:t>
        </w:r>
        <w:r w:rsidRPr="002D1275">
          <w:rPr>
            <w:color w:val="000000" w:themeColor="text1"/>
          </w:rPr>
          <w:t>936</w:t>
        </w:r>
        <w:r>
          <w:rPr>
            <w:color w:val="000000" w:themeColor="text1"/>
          </w:rPr>
          <w:t>,</w:t>
        </w:r>
        <w:r w:rsidRPr="002D1275">
          <w:rPr>
            <w:color w:val="000000" w:themeColor="text1"/>
          </w:rPr>
          <w:t>872</w:t>
        </w:r>
      </w:ins>
    </w:p>
    <w:p w14:paraId="06C0FB91" w14:textId="77777777" w:rsidR="0054725F" w:rsidRDefault="0054725F" w:rsidP="0054725F">
      <w:pPr>
        <w:pStyle w:val="BodyPubs"/>
        <w:jc w:val="left"/>
        <w:rPr>
          <w:ins w:id="112" w:author="Michael A Heroux" w:date="2013-10-11T14:00:00Z"/>
          <w:color w:val="000000" w:themeColor="text1"/>
        </w:rPr>
        <w:pPrChange w:id="113" w:author="Michael A Heroux" w:date="2013-10-11T14:00:00Z">
          <w:pPr>
            <w:pStyle w:val="BodyPubs"/>
            <w:jc w:val="left"/>
          </w:pPr>
        </w:pPrChange>
      </w:pPr>
    </w:p>
    <w:p w14:paraId="347F968F" w14:textId="5FF1551D" w:rsidR="0054725F" w:rsidRPr="00AE0C59" w:rsidDel="0054725F" w:rsidRDefault="0054725F" w:rsidP="0054725F">
      <w:pPr>
        <w:pStyle w:val="BodyPubs"/>
        <w:jc w:val="left"/>
        <w:rPr>
          <w:del w:id="114" w:author="Michael A Heroux" w:date="2013-10-11T14:00:00Z"/>
          <w:color w:val="000000" w:themeColor="text1"/>
          <w:rPrChange w:id="115" w:author="Michael A Heroux" w:date="2013-10-11T13:24:00Z">
            <w:rPr>
              <w:del w:id="116" w:author="Michael A Heroux" w:date="2013-10-11T14:00:00Z"/>
              <w:color w:val="000000" w:themeColor="text1"/>
            </w:rPr>
          </w:rPrChange>
        </w:rPr>
        <w:pPrChange w:id="117" w:author="Michael A Heroux" w:date="2013-10-11T14:00:00Z">
          <w:pPr>
            <w:pStyle w:val="BodyPubs"/>
            <w:jc w:val="left"/>
          </w:pPr>
        </w:pPrChange>
      </w:pPr>
      <w:ins w:id="118" w:author="Michael A Heroux" w:date="2013-10-11T14:00:00Z">
        <w:r>
          <w:rPr>
            <w:color w:val="000000" w:themeColor="text1"/>
          </w:rPr>
          <w:t>Note that changing the value</w:t>
        </w:r>
      </w:ins>
    </w:p>
    <w:p w14:paraId="778C58D8" w14:textId="2EEBEA44" w:rsidR="00B813C5" w:rsidRPr="0020564E" w:rsidRDefault="0054725F" w:rsidP="007A6474">
      <w:pPr>
        <w:pStyle w:val="BodyPubs"/>
        <w:jc w:val="left"/>
        <w:rPr>
          <w:color w:val="000000" w:themeColor="text1"/>
        </w:rPr>
      </w:pPr>
      <w:ins w:id="119" w:author="Michael A Heroux" w:date="2013-10-11T14:02:00Z">
        <w:r>
          <w:rPr>
            <w:color w:val="000000" w:themeColor="text1"/>
          </w:rPr>
          <w:t xml:space="preserve"> </w:t>
        </w:r>
        <w:proofErr w:type="gramStart"/>
        <w:r>
          <w:rPr>
            <w:color w:val="000000" w:themeColor="text1"/>
          </w:rPr>
          <w:t>of</w:t>
        </w:r>
        <w:proofErr w:type="gramEnd"/>
        <w:r>
          <w:rPr>
            <w:color w:val="000000" w:themeColor="text1"/>
          </w:rPr>
          <w:t xml:space="preserve"> OMP_NUM_THREADS does not change the problem size or dimensions.  </w:t>
        </w:r>
      </w:ins>
      <w:ins w:id="120" w:author="Michael A Heroux" w:date="2013-10-11T14:03:00Z">
        <w:r>
          <w:rPr>
            <w:color w:val="000000" w:themeColor="text1"/>
          </w:rPr>
          <w:t>It only changes how many threads</w:t>
        </w:r>
      </w:ins>
      <w:ins w:id="121" w:author="Michael A Heroux" w:date="2013-10-11T14:06:00Z">
        <w:r>
          <w:rPr>
            <w:color w:val="000000" w:themeColor="text1"/>
          </w:rPr>
          <w:t xml:space="preserve"> </w:t>
        </w:r>
      </w:ins>
      <w:ins w:id="122" w:author="Michael A Heroux" w:date="2013-10-11T14:12:00Z">
        <w:r w:rsidR="00CD061F">
          <w:rPr>
            <w:color w:val="000000" w:themeColor="text1"/>
          </w:rPr>
          <w:t>are active</w:t>
        </w:r>
      </w:ins>
      <w:ins w:id="123" w:author="Michael A Heroux" w:date="2013-10-11T14:06:00Z">
        <w:r>
          <w:rPr>
            <w:color w:val="000000" w:themeColor="text1"/>
          </w:rPr>
          <w:t xml:space="preserve"> within each MPI process.</w:t>
        </w:r>
      </w:ins>
    </w:p>
    <w:p w14:paraId="1B2EB4F7" w14:textId="557C8D53" w:rsidR="00C060CF" w:rsidRDefault="0054725F">
      <w:pPr>
        <w:rPr>
          <w:rFonts w:ascii="Arial" w:eastAsia="Times New Roman" w:hAnsi="Arial" w:cs="Arial"/>
          <w:b/>
          <w:bCs/>
          <w:caps/>
          <w:color w:val="000000" w:themeColor="text1"/>
          <w:kern w:val="32"/>
          <w:sz w:val="28"/>
          <w:szCs w:val="28"/>
        </w:rPr>
      </w:pPr>
      <w:r>
        <w:rPr>
          <w:noProof/>
        </w:rPr>
        <mc:AlternateContent>
          <mc:Choice Requires="wps">
            <w:drawing>
              <wp:anchor distT="0" distB="0" distL="114300" distR="114300" simplePos="0" relativeHeight="251667456" behindDoc="0" locked="0" layoutInCell="1" allowOverlap="1" wp14:anchorId="3A9761AE" wp14:editId="7F2230F9">
                <wp:simplePos x="0" y="0"/>
                <wp:positionH relativeFrom="column">
                  <wp:posOffset>228600</wp:posOffset>
                </wp:positionH>
                <wp:positionV relativeFrom="paragraph">
                  <wp:posOffset>144780</wp:posOffset>
                </wp:positionV>
                <wp:extent cx="5143500" cy="4229100"/>
                <wp:effectExtent l="0" t="0" r="38100" b="38100"/>
                <wp:wrapSquare wrapText="bothSides"/>
                <wp:docPr id="13" name="Text Box 13"/>
                <wp:cNvGraphicFramePr/>
                <a:graphic xmlns:a="http://schemas.openxmlformats.org/drawingml/2006/main">
                  <a:graphicData uri="http://schemas.microsoft.com/office/word/2010/wordprocessingShape">
                    <wps:wsp>
                      <wps:cNvSpPr txBox="1"/>
                      <wps:spPr>
                        <a:xfrm>
                          <a:off x="0" y="0"/>
                          <a:ext cx="5143500" cy="422910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7DDCA92F" w14:textId="77777777" w:rsidR="00435287" w:rsidRPr="00AE0C59" w:rsidRDefault="00435287" w:rsidP="00A023DB">
                            <w:pPr>
                              <w:pStyle w:val="Heading1"/>
                              <w:ind w:left="360"/>
                              <w:rPr>
                                <w:sz w:val="32"/>
                                <w:rPrChange w:id="124" w:author="Michael A Heroux" w:date="2013-10-11T13:17:00Z">
                                  <w:rPr/>
                                </w:rPrChange>
                              </w:rPr>
                            </w:pPr>
                            <w:r w:rsidRPr="00AE0C59">
                              <w:rPr>
                                <w:sz w:val="32"/>
                                <w:rPrChange w:id="125" w:author="Michael A Heroux" w:date="2013-10-11T13:17:00Z">
                                  <w:rPr/>
                                </w:rPrChange>
                              </w:rPr>
                              <w:t>CG Algorithm</w:t>
                            </w:r>
                          </w:p>
                          <w:p w14:paraId="39A3B9D7" w14:textId="77777777" w:rsidR="00435287" w:rsidRPr="00AE0C59" w:rsidRDefault="00435287" w:rsidP="00C060CF">
                            <w:pPr>
                              <w:pStyle w:val="BodyPubs"/>
                              <w:numPr>
                                <w:ilvl w:val="0"/>
                                <w:numId w:val="13"/>
                              </w:numPr>
                              <w:jc w:val="left"/>
                              <w:rPr>
                                <w:color w:val="000000" w:themeColor="text1"/>
                                <w:sz w:val="28"/>
                                <w:rPrChange w:id="126" w:author="Michael A Heroux" w:date="2013-10-11T13:17:00Z">
                                  <w:rPr>
                                    <w:color w:val="000000" w:themeColor="text1"/>
                                  </w:rPr>
                                </w:rPrChange>
                              </w:rPr>
                            </w:pPr>
                            <w:proofErr w:type="gramStart"/>
                            <w:r w:rsidRPr="00AE0C59">
                              <w:rPr>
                                <w:i/>
                                <w:color w:val="000000" w:themeColor="text1"/>
                                <w:sz w:val="28"/>
                                <w:rPrChange w:id="127" w:author="Michael A Heroux" w:date="2013-10-11T13:17:00Z">
                                  <w:rPr>
                                    <w:i/>
                                    <w:color w:val="000000" w:themeColor="text1"/>
                                  </w:rPr>
                                </w:rPrChange>
                              </w:rPr>
                              <w:t>p</w:t>
                            </w:r>
                            <w:r w:rsidRPr="00AE0C59">
                              <w:rPr>
                                <w:i/>
                                <w:color w:val="000000" w:themeColor="text1"/>
                                <w:sz w:val="28"/>
                                <w:vertAlign w:val="subscript"/>
                                <w:rPrChange w:id="128" w:author="Michael A Heroux" w:date="2013-10-11T13:17:00Z">
                                  <w:rPr>
                                    <w:i/>
                                    <w:color w:val="000000" w:themeColor="text1"/>
                                    <w:vertAlign w:val="subscript"/>
                                  </w:rPr>
                                </w:rPrChange>
                              </w:rPr>
                              <w:t>0</w:t>
                            </w:r>
                            <w:proofErr w:type="gramEnd"/>
                            <w:r w:rsidRPr="00AE0C59">
                              <w:rPr>
                                <w:color w:val="000000" w:themeColor="text1"/>
                                <w:sz w:val="28"/>
                                <w:rPrChange w:id="129" w:author="Michael A Heroux" w:date="2013-10-11T13:17:00Z">
                                  <w:rPr>
                                    <w:color w:val="000000" w:themeColor="text1"/>
                                  </w:rPr>
                                </w:rPrChange>
                              </w:rPr>
                              <w:t xml:space="preserve"> := </w:t>
                            </w:r>
                            <w:r w:rsidRPr="00AE0C59">
                              <w:rPr>
                                <w:i/>
                                <w:color w:val="000000" w:themeColor="text1"/>
                                <w:sz w:val="28"/>
                                <w:rPrChange w:id="130" w:author="Michael A Heroux" w:date="2013-10-11T13:17:00Z">
                                  <w:rPr>
                                    <w:i/>
                                    <w:color w:val="000000" w:themeColor="text1"/>
                                  </w:rPr>
                                </w:rPrChange>
                              </w:rPr>
                              <w:t>x</w:t>
                            </w:r>
                            <w:r w:rsidRPr="00AE0C59">
                              <w:rPr>
                                <w:i/>
                                <w:color w:val="000000" w:themeColor="text1"/>
                                <w:sz w:val="28"/>
                                <w:vertAlign w:val="subscript"/>
                                <w:rPrChange w:id="131" w:author="Michael A Heroux" w:date="2013-10-11T13:17:00Z">
                                  <w:rPr>
                                    <w:i/>
                                    <w:color w:val="000000" w:themeColor="text1"/>
                                    <w:vertAlign w:val="subscript"/>
                                  </w:rPr>
                                </w:rPrChange>
                              </w:rPr>
                              <w:t>0</w:t>
                            </w:r>
                            <w:r w:rsidRPr="00AE0C59">
                              <w:rPr>
                                <w:color w:val="000000" w:themeColor="text1"/>
                                <w:sz w:val="28"/>
                                <w:rPrChange w:id="132" w:author="Michael A Heroux" w:date="2013-10-11T13:17:00Z">
                                  <w:rPr>
                                    <w:color w:val="000000" w:themeColor="text1"/>
                                  </w:rPr>
                                </w:rPrChange>
                              </w:rPr>
                              <w:t xml:space="preserve">, </w:t>
                            </w:r>
                            <w:r w:rsidRPr="00AE0C59">
                              <w:rPr>
                                <w:i/>
                                <w:color w:val="000000" w:themeColor="text1"/>
                                <w:sz w:val="28"/>
                                <w:rPrChange w:id="133" w:author="Michael A Heroux" w:date="2013-10-11T13:17:00Z">
                                  <w:rPr>
                                    <w:i/>
                                    <w:color w:val="000000" w:themeColor="text1"/>
                                  </w:rPr>
                                </w:rPrChange>
                              </w:rPr>
                              <w:t>r</w:t>
                            </w:r>
                            <w:r w:rsidRPr="00AE0C59">
                              <w:rPr>
                                <w:i/>
                                <w:color w:val="000000" w:themeColor="text1"/>
                                <w:sz w:val="28"/>
                                <w:vertAlign w:val="subscript"/>
                                <w:rPrChange w:id="134" w:author="Michael A Heroux" w:date="2013-10-11T13:17:00Z">
                                  <w:rPr>
                                    <w:i/>
                                    <w:color w:val="000000" w:themeColor="text1"/>
                                    <w:vertAlign w:val="subscript"/>
                                  </w:rPr>
                                </w:rPrChange>
                              </w:rPr>
                              <w:t>0</w:t>
                            </w:r>
                            <w:r w:rsidRPr="00AE0C59">
                              <w:rPr>
                                <w:color w:val="000000" w:themeColor="text1"/>
                                <w:sz w:val="28"/>
                                <w:rPrChange w:id="135" w:author="Michael A Heroux" w:date="2013-10-11T13:17:00Z">
                                  <w:rPr>
                                    <w:color w:val="000000" w:themeColor="text1"/>
                                  </w:rPr>
                                </w:rPrChange>
                              </w:rPr>
                              <w:t xml:space="preserve"> := </w:t>
                            </w:r>
                            <w:r w:rsidRPr="00AE0C59">
                              <w:rPr>
                                <w:i/>
                                <w:color w:val="000000" w:themeColor="text1"/>
                                <w:sz w:val="28"/>
                                <w:rPrChange w:id="136" w:author="Michael A Heroux" w:date="2013-10-11T13:17:00Z">
                                  <w:rPr>
                                    <w:i/>
                                    <w:color w:val="000000" w:themeColor="text1"/>
                                  </w:rPr>
                                </w:rPrChange>
                              </w:rPr>
                              <w:t>b</w:t>
                            </w:r>
                            <w:r w:rsidRPr="00AE0C59">
                              <w:rPr>
                                <w:color w:val="000000" w:themeColor="text1"/>
                                <w:sz w:val="28"/>
                                <w:rPrChange w:id="137" w:author="Michael A Heroux" w:date="2013-10-11T13:17:00Z">
                                  <w:rPr>
                                    <w:color w:val="000000" w:themeColor="text1"/>
                                  </w:rPr>
                                </w:rPrChange>
                              </w:rPr>
                              <w:t>-</w:t>
                            </w:r>
                            <w:r w:rsidRPr="00AE0C59">
                              <w:rPr>
                                <w:i/>
                                <w:color w:val="000000" w:themeColor="text1"/>
                                <w:sz w:val="28"/>
                                <w:rPrChange w:id="138" w:author="Michael A Heroux" w:date="2013-10-11T13:17:00Z">
                                  <w:rPr>
                                    <w:i/>
                                    <w:color w:val="000000" w:themeColor="text1"/>
                                  </w:rPr>
                                </w:rPrChange>
                              </w:rPr>
                              <w:t>Ap</w:t>
                            </w:r>
                            <w:r w:rsidRPr="00AE0C59">
                              <w:rPr>
                                <w:i/>
                                <w:color w:val="000000" w:themeColor="text1"/>
                                <w:sz w:val="28"/>
                                <w:vertAlign w:val="subscript"/>
                                <w:rPrChange w:id="139" w:author="Michael A Heroux" w:date="2013-10-11T13:17:00Z">
                                  <w:rPr>
                                    <w:i/>
                                    <w:color w:val="000000" w:themeColor="text1"/>
                                    <w:vertAlign w:val="subscript"/>
                                  </w:rPr>
                                </w:rPrChange>
                              </w:rPr>
                              <w:t>0</w:t>
                            </w:r>
                          </w:p>
                          <w:p w14:paraId="591D4525" w14:textId="77777777" w:rsidR="00435287" w:rsidRPr="00AE0C59" w:rsidRDefault="00435287" w:rsidP="00C060CF">
                            <w:pPr>
                              <w:pStyle w:val="BodyPubs"/>
                              <w:numPr>
                                <w:ilvl w:val="0"/>
                                <w:numId w:val="13"/>
                              </w:numPr>
                              <w:jc w:val="left"/>
                              <w:rPr>
                                <w:color w:val="000000" w:themeColor="text1"/>
                                <w:sz w:val="28"/>
                                <w:rPrChange w:id="140" w:author="Michael A Heroux" w:date="2013-10-11T13:17:00Z">
                                  <w:rPr>
                                    <w:color w:val="000000" w:themeColor="text1"/>
                                  </w:rPr>
                                </w:rPrChange>
                              </w:rPr>
                            </w:pPr>
                            <w:r w:rsidRPr="00AE0C59">
                              <w:rPr>
                                <w:color w:val="000000" w:themeColor="text1"/>
                                <w:sz w:val="28"/>
                                <w:rPrChange w:id="141" w:author="Michael A Heroux" w:date="2013-10-11T13:17:00Z">
                                  <w:rPr>
                                    <w:color w:val="000000" w:themeColor="text1"/>
                                  </w:rPr>
                                </w:rPrChange>
                              </w:rPr>
                              <w:t xml:space="preserve">Loop </w:t>
                            </w:r>
                            <w:proofErr w:type="spellStart"/>
                            <w:r w:rsidRPr="00AE0C59">
                              <w:rPr>
                                <w:i/>
                                <w:color w:val="000000" w:themeColor="text1"/>
                                <w:sz w:val="28"/>
                                <w:rPrChange w:id="142" w:author="Michael A Heroux" w:date="2013-10-11T13:17:00Z">
                                  <w:rPr>
                                    <w:i/>
                                    <w:color w:val="000000" w:themeColor="text1"/>
                                  </w:rPr>
                                </w:rPrChange>
                              </w:rPr>
                              <w:t>i</w:t>
                            </w:r>
                            <w:proofErr w:type="spellEnd"/>
                            <w:r w:rsidRPr="00AE0C59">
                              <w:rPr>
                                <w:color w:val="000000" w:themeColor="text1"/>
                                <w:sz w:val="28"/>
                                <w:rPrChange w:id="143" w:author="Michael A Heroux" w:date="2013-10-11T13:17:00Z">
                                  <w:rPr>
                                    <w:color w:val="000000" w:themeColor="text1"/>
                                  </w:rPr>
                                </w:rPrChange>
                              </w:rPr>
                              <w:t xml:space="preserve"> = 1, 2, …</w:t>
                            </w:r>
                          </w:p>
                          <w:p w14:paraId="52F286B0" w14:textId="77777777" w:rsidR="00435287" w:rsidRPr="00AE0C59" w:rsidRDefault="00435287" w:rsidP="00C060CF">
                            <w:pPr>
                              <w:pStyle w:val="BodyPubs"/>
                              <w:numPr>
                                <w:ilvl w:val="1"/>
                                <w:numId w:val="13"/>
                              </w:numPr>
                              <w:jc w:val="left"/>
                              <w:rPr>
                                <w:color w:val="000000" w:themeColor="text1"/>
                                <w:sz w:val="28"/>
                                <w:rPrChange w:id="144" w:author="Michael A Heroux" w:date="2013-10-11T13:17:00Z">
                                  <w:rPr>
                                    <w:color w:val="000000" w:themeColor="text1"/>
                                  </w:rPr>
                                </w:rPrChange>
                              </w:rPr>
                            </w:pPr>
                            <w:proofErr w:type="spellStart"/>
                            <w:proofErr w:type="gramStart"/>
                            <w:r w:rsidRPr="00AE0C59">
                              <w:rPr>
                                <w:i/>
                                <w:color w:val="000000" w:themeColor="text1"/>
                                <w:sz w:val="28"/>
                                <w:rPrChange w:id="145" w:author="Michael A Heroux" w:date="2013-10-11T13:17:00Z">
                                  <w:rPr>
                                    <w:i/>
                                    <w:color w:val="000000" w:themeColor="text1"/>
                                  </w:rPr>
                                </w:rPrChange>
                              </w:rPr>
                              <w:t>z</w:t>
                            </w:r>
                            <w:r w:rsidRPr="00AE0C59">
                              <w:rPr>
                                <w:i/>
                                <w:color w:val="000000" w:themeColor="text1"/>
                                <w:sz w:val="28"/>
                                <w:vertAlign w:val="subscript"/>
                                <w:rPrChange w:id="146" w:author="Michael A Heroux" w:date="2013-10-11T13:17:00Z">
                                  <w:rPr>
                                    <w:i/>
                                    <w:color w:val="000000" w:themeColor="text1"/>
                                    <w:vertAlign w:val="subscript"/>
                                  </w:rPr>
                                </w:rPrChange>
                              </w:rPr>
                              <w:t>i</w:t>
                            </w:r>
                            <w:proofErr w:type="spellEnd"/>
                            <w:proofErr w:type="gramEnd"/>
                            <w:r w:rsidRPr="00AE0C59">
                              <w:rPr>
                                <w:color w:val="000000" w:themeColor="text1"/>
                                <w:sz w:val="28"/>
                                <w:rPrChange w:id="147" w:author="Michael A Heroux" w:date="2013-10-11T13:17:00Z">
                                  <w:rPr>
                                    <w:color w:val="000000" w:themeColor="text1"/>
                                  </w:rPr>
                                </w:rPrChange>
                              </w:rPr>
                              <w:t xml:space="preserve"> := </w:t>
                            </w:r>
                            <w:r w:rsidRPr="00AE0C59">
                              <w:rPr>
                                <w:i/>
                                <w:color w:val="000000" w:themeColor="text1"/>
                                <w:sz w:val="28"/>
                                <w:rPrChange w:id="148" w:author="Michael A Heroux" w:date="2013-10-11T13:17:00Z">
                                  <w:rPr>
                                    <w:i/>
                                    <w:color w:val="000000" w:themeColor="text1"/>
                                  </w:rPr>
                                </w:rPrChange>
                              </w:rPr>
                              <w:t>M</w:t>
                            </w:r>
                            <w:r w:rsidRPr="00AE0C59">
                              <w:rPr>
                                <w:i/>
                                <w:color w:val="000000" w:themeColor="text1"/>
                                <w:sz w:val="28"/>
                                <w:vertAlign w:val="superscript"/>
                                <w:rPrChange w:id="149" w:author="Michael A Heroux" w:date="2013-10-11T13:17:00Z">
                                  <w:rPr>
                                    <w:i/>
                                    <w:color w:val="000000" w:themeColor="text1"/>
                                    <w:vertAlign w:val="superscript"/>
                                  </w:rPr>
                                </w:rPrChange>
                              </w:rPr>
                              <w:t>-1</w:t>
                            </w:r>
                            <w:r w:rsidRPr="00AE0C59">
                              <w:rPr>
                                <w:i/>
                                <w:color w:val="000000" w:themeColor="text1"/>
                                <w:sz w:val="28"/>
                                <w:rPrChange w:id="150" w:author="Michael A Heroux" w:date="2013-10-11T13:17:00Z">
                                  <w:rPr>
                                    <w:i/>
                                    <w:color w:val="000000" w:themeColor="text1"/>
                                  </w:rPr>
                                </w:rPrChange>
                              </w:rPr>
                              <w:t>r</w:t>
                            </w:r>
                            <w:r w:rsidRPr="00AE0C59">
                              <w:rPr>
                                <w:i/>
                                <w:color w:val="000000" w:themeColor="text1"/>
                                <w:sz w:val="28"/>
                                <w:vertAlign w:val="subscript"/>
                                <w:rPrChange w:id="151" w:author="Michael A Heroux" w:date="2013-10-11T13:17:00Z">
                                  <w:rPr>
                                    <w:i/>
                                    <w:color w:val="000000" w:themeColor="text1"/>
                                    <w:vertAlign w:val="subscript"/>
                                  </w:rPr>
                                </w:rPrChange>
                              </w:rPr>
                              <w:t>i-1</w:t>
                            </w:r>
                          </w:p>
                          <w:p w14:paraId="3D25FD82" w14:textId="77777777" w:rsidR="00435287" w:rsidRPr="00AE0C59" w:rsidRDefault="00435287" w:rsidP="00C060CF">
                            <w:pPr>
                              <w:pStyle w:val="BodyPubs"/>
                              <w:numPr>
                                <w:ilvl w:val="1"/>
                                <w:numId w:val="13"/>
                              </w:numPr>
                              <w:jc w:val="left"/>
                              <w:rPr>
                                <w:color w:val="000000" w:themeColor="text1"/>
                                <w:sz w:val="28"/>
                                <w:rPrChange w:id="152" w:author="Michael A Heroux" w:date="2013-10-11T13:17:00Z">
                                  <w:rPr>
                                    <w:color w:val="000000" w:themeColor="text1"/>
                                  </w:rPr>
                                </w:rPrChange>
                              </w:rPr>
                            </w:pPr>
                            <w:proofErr w:type="gramStart"/>
                            <w:r w:rsidRPr="00AE0C59">
                              <w:rPr>
                                <w:color w:val="000000" w:themeColor="text1"/>
                                <w:sz w:val="28"/>
                                <w:rPrChange w:id="153" w:author="Michael A Heroux" w:date="2013-10-11T13:17:00Z">
                                  <w:rPr>
                                    <w:color w:val="000000" w:themeColor="text1"/>
                                  </w:rPr>
                                </w:rPrChange>
                              </w:rPr>
                              <w:t>if</w:t>
                            </w:r>
                            <w:proofErr w:type="gramEnd"/>
                            <w:r w:rsidRPr="00AE0C59">
                              <w:rPr>
                                <w:color w:val="000000" w:themeColor="text1"/>
                                <w:sz w:val="28"/>
                                <w:rPrChange w:id="154" w:author="Michael A Heroux" w:date="2013-10-11T13:17:00Z">
                                  <w:rPr>
                                    <w:color w:val="000000" w:themeColor="text1"/>
                                  </w:rPr>
                                </w:rPrChange>
                              </w:rPr>
                              <w:t xml:space="preserve"> </w:t>
                            </w:r>
                            <w:proofErr w:type="spellStart"/>
                            <w:r w:rsidRPr="00AE0C59">
                              <w:rPr>
                                <w:i/>
                                <w:color w:val="000000" w:themeColor="text1"/>
                                <w:sz w:val="28"/>
                                <w:rPrChange w:id="155" w:author="Michael A Heroux" w:date="2013-10-11T13:17:00Z">
                                  <w:rPr>
                                    <w:i/>
                                    <w:color w:val="000000" w:themeColor="text1"/>
                                  </w:rPr>
                                </w:rPrChange>
                              </w:rPr>
                              <w:t>i</w:t>
                            </w:r>
                            <w:proofErr w:type="spellEnd"/>
                            <w:r w:rsidRPr="00AE0C59">
                              <w:rPr>
                                <w:color w:val="000000" w:themeColor="text1"/>
                                <w:sz w:val="28"/>
                                <w:rPrChange w:id="156" w:author="Michael A Heroux" w:date="2013-10-11T13:17:00Z">
                                  <w:rPr>
                                    <w:color w:val="000000" w:themeColor="text1"/>
                                  </w:rPr>
                                </w:rPrChange>
                              </w:rPr>
                              <w:t xml:space="preserve"> = 1</w:t>
                            </w:r>
                          </w:p>
                          <w:p w14:paraId="757B2975" w14:textId="77777777" w:rsidR="00435287" w:rsidRPr="00AE0C59" w:rsidRDefault="00435287" w:rsidP="00C060CF">
                            <w:pPr>
                              <w:pStyle w:val="BodyPubs"/>
                              <w:numPr>
                                <w:ilvl w:val="2"/>
                                <w:numId w:val="13"/>
                              </w:numPr>
                              <w:jc w:val="left"/>
                              <w:rPr>
                                <w:color w:val="000000" w:themeColor="text1"/>
                                <w:sz w:val="28"/>
                                <w:rPrChange w:id="157" w:author="Michael A Heroux" w:date="2013-10-11T13:17:00Z">
                                  <w:rPr>
                                    <w:color w:val="000000" w:themeColor="text1"/>
                                  </w:rPr>
                                </w:rPrChange>
                              </w:rPr>
                            </w:pPr>
                            <w:proofErr w:type="gramStart"/>
                            <w:r w:rsidRPr="00AE0C59">
                              <w:rPr>
                                <w:i/>
                                <w:color w:val="000000" w:themeColor="text1"/>
                                <w:sz w:val="28"/>
                                <w:rPrChange w:id="158" w:author="Michael A Heroux" w:date="2013-10-11T13:17:00Z">
                                  <w:rPr>
                                    <w:i/>
                                    <w:color w:val="000000" w:themeColor="text1"/>
                                  </w:rPr>
                                </w:rPrChange>
                              </w:rPr>
                              <w:t>p</w:t>
                            </w:r>
                            <w:r w:rsidRPr="00AE0C59">
                              <w:rPr>
                                <w:i/>
                                <w:color w:val="000000" w:themeColor="text1"/>
                                <w:sz w:val="28"/>
                                <w:vertAlign w:val="subscript"/>
                                <w:rPrChange w:id="159" w:author="Michael A Heroux" w:date="2013-10-11T13:17:00Z">
                                  <w:rPr>
                                    <w:i/>
                                    <w:color w:val="000000" w:themeColor="text1"/>
                                    <w:vertAlign w:val="subscript"/>
                                  </w:rPr>
                                </w:rPrChange>
                              </w:rPr>
                              <w:t>i</w:t>
                            </w:r>
                            <w:proofErr w:type="gramEnd"/>
                            <w:r w:rsidRPr="00AE0C59">
                              <w:rPr>
                                <w:color w:val="000000" w:themeColor="text1"/>
                                <w:sz w:val="28"/>
                                <w:rPrChange w:id="160" w:author="Michael A Heroux" w:date="2013-10-11T13:17:00Z">
                                  <w:rPr>
                                    <w:color w:val="000000" w:themeColor="text1"/>
                                  </w:rPr>
                                </w:rPrChange>
                              </w:rPr>
                              <w:t xml:space="preserve"> := </w:t>
                            </w:r>
                            <w:proofErr w:type="spellStart"/>
                            <w:r w:rsidRPr="00AE0C59">
                              <w:rPr>
                                <w:i/>
                                <w:color w:val="000000" w:themeColor="text1"/>
                                <w:sz w:val="28"/>
                                <w:rPrChange w:id="161" w:author="Michael A Heroux" w:date="2013-10-11T13:17:00Z">
                                  <w:rPr>
                                    <w:i/>
                                    <w:color w:val="000000" w:themeColor="text1"/>
                                  </w:rPr>
                                </w:rPrChange>
                              </w:rPr>
                              <w:t>z</w:t>
                            </w:r>
                            <w:r w:rsidRPr="00AE0C59">
                              <w:rPr>
                                <w:i/>
                                <w:color w:val="000000" w:themeColor="text1"/>
                                <w:sz w:val="28"/>
                                <w:vertAlign w:val="subscript"/>
                                <w:rPrChange w:id="162" w:author="Michael A Heroux" w:date="2013-10-11T13:17:00Z">
                                  <w:rPr>
                                    <w:i/>
                                    <w:color w:val="000000" w:themeColor="text1"/>
                                    <w:vertAlign w:val="subscript"/>
                                  </w:rPr>
                                </w:rPrChange>
                              </w:rPr>
                              <w:t>i</w:t>
                            </w:r>
                            <w:proofErr w:type="spellEnd"/>
                          </w:p>
                          <w:p w14:paraId="10F2676A" w14:textId="77777777" w:rsidR="00435287" w:rsidRPr="00AE0C59" w:rsidRDefault="00435287" w:rsidP="00C060CF">
                            <w:pPr>
                              <w:pStyle w:val="BodyPubs"/>
                              <w:numPr>
                                <w:ilvl w:val="2"/>
                                <w:numId w:val="13"/>
                              </w:numPr>
                              <w:jc w:val="left"/>
                              <w:rPr>
                                <w:color w:val="000000" w:themeColor="text1"/>
                                <w:sz w:val="28"/>
                                <w:rPrChange w:id="163" w:author="Michael A Heroux" w:date="2013-10-11T13:17:00Z">
                                  <w:rPr>
                                    <w:color w:val="000000" w:themeColor="text1"/>
                                  </w:rPr>
                                </w:rPrChange>
                              </w:rPr>
                            </w:pPr>
                            <w:proofErr w:type="gramStart"/>
                            <w:r w:rsidRPr="00AE0C59">
                              <w:rPr>
                                <w:rFonts w:ascii="Symbol" w:hAnsi="Symbol"/>
                                <w:i/>
                                <w:color w:val="000000" w:themeColor="text1"/>
                                <w:sz w:val="28"/>
                                <w:rPrChange w:id="164"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165" w:author="Michael A Heroux" w:date="2013-10-11T13:17:00Z">
                                  <w:rPr>
                                    <w:i/>
                                    <w:color w:val="000000" w:themeColor="text1"/>
                                    <w:vertAlign w:val="subscript"/>
                                  </w:rPr>
                                </w:rPrChange>
                              </w:rPr>
                              <w:t>i</w:t>
                            </w:r>
                            <w:proofErr w:type="spellEnd"/>
                            <w:r w:rsidRPr="00AE0C59">
                              <w:rPr>
                                <w:color w:val="000000" w:themeColor="text1"/>
                                <w:sz w:val="28"/>
                                <w:rPrChange w:id="166" w:author="Michael A Heroux" w:date="2013-10-11T13:17:00Z">
                                  <w:rPr>
                                    <w:color w:val="000000" w:themeColor="text1"/>
                                  </w:rPr>
                                </w:rPrChange>
                              </w:rPr>
                              <w:t xml:space="preserve"> :=</w:t>
                            </w:r>
                            <w:proofErr w:type="gramEnd"/>
                            <w:r w:rsidRPr="00AE0C59">
                              <w:rPr>
                                <w:color w:val="000000" w:themeColor="text1"/>
                                <w:sz w:val="28"/>
                                <w:rPrChange w:id="167" w:author="Michael A Heroux" w:date="2013-10-11T13:17:00Z">
                                  <w:rPr>
                                    <w:color w:val="000000" w:themeColor="text1"/>
                                  </w:rPr>
                                </w:rPrChange>
                              </w:rPr>
                              <w:t xml:space="preserve"> </w:t>
                            </w:r>
                            <w:proofErr w:type="spellStart"/>
                            <w:r w:rsidRPr="00AE0C59">
                              <w:rPr>
                                <w:rStyle w:val="PlainTextChar"/>
                                <w:sz w:val="22"/>
                                <w:rPrChange w:id="168" w:author="Michael A Heroux" w:date="2013-10-11T13:17:00Z">
                                  <w:rPr>
                                    <w:rStyle w:val="PlainTextChar"/>
                                  </w:rPr>
                                </w:rPrChange>
                              </w:rPr>
                              <w:t>dot_product</w:t>
                            </w:r>
                            <w:proofErr w:type="spellEnd"/>
                            <w:r w:rsidRPr="00AE0C59">
                              <w:rPr>
                                <w:color w:val="000000" w:themeColor="text1"/>
                                <w:sz w:val="28"/>
                                <w:rPrChange w:id="169" w:author="Michael A Heroux" w:date="2013-10-11T13:17:00Z">
                                  <w:rPr>
                                    <w:color w:val="000000" w:themeColor="text1"/>
                                  </w:rPr>
                                </w:rPrChange>
                              </w:rPr>
                              <w:t>(</w:t>
                            </w:r>
                            <w:r w:rsidRPr="00AE0C59">
                              <w:rPr>
                                <w:i/>
                                <w:color w:val="000000" w:themeColor="text1"/>
                                <w:sz w:val="28"/>
                                <w:rPrChange w:id="170" w:author="Michael A Heroux" w:date="2013-10-11T13:17:00Z">
                                  <w:rPr>
                                    <w:i/>
                                    <w:color w:val="000000" w:themeColor="text1"/>
                                  </w:rPr>
                                </w:rPrChange>
                              </w:rPr>
                              <w:t>r</w:t>
                            </w:r>
                            <w:r w:rsidRPr="00AE0C59">
                              <w:rPr>
                                <w:i/>
                                <w:color w:val="000000" w:themeColor="text1"/>
                                <w:sz w:val="28"/>
                                <w:vertAlign w:val="subscript"/>
                                <w:rPrChange w:id="171" w:author="Michael A Heroux" w:date="2013-10-11T13:17:00Z">
                                  <w:rPr>
                                    <w:i/>
                                    <w:color w:val="000000" w:themeColor="text1"/>
                                    <w:vertAlign w:val="subscript"/>
                                  </w:rPr>
                                </w:rPrChange>
                              </w:rPr>
                              <w:t>i-1</w:t>
                            </w:r>
                            <w:r w:rsidRPr="00AE0C59">
                              <w:rPr>
                                <w:color w:val="000000" w:themeColor="text1"/>
                                <w:sz w:val="28"/>
                                <w:rPrChange w:id="172" w:author="Michael A Heroux" w:date="2013-10-11T13:17:00Z">
                                  <w:rPr>
                                    <w:color w:val="000000" w:themeColor="text1"/>
                                  </w:rPr>
                                </w:rPrChange>
                              </w:rPr>
                              <w:t xml:space="preserve">, </w:t>
                            </w:r>
                            <w:r w:rsidRPr="00AE0C59">
                              <w:rPr>
                                <w:i/>
                                <w:color w:val="000000" w:themeColor="text1"/>
                                <w:sz w:val="28"/>
                                <w:rPrChange w:id="173" w:author="Michael A Heroux" w:date="2013-10-11T13:17:00Z">
                                  <w:rPr>
                                    <w:i/>
                                    <w:color w:val="000000" w:themeColor="text1"/>
                                  </w:rPr>
                                </w:rPrChange>
                              </w:rPr>
                              <w:t>z</w:t>
                            </w:r>
                            <w:r w:rsidRPr="00AE0C59">
                              <w:rPr>
                                <w:color w:val="000000" w:themeColor="text1"/>
                                <w:sz w:val="28"/>
                                <w:rPrChange w:id="174" w:author="Michael A Heroux" w:date="2013-10-11T13:17:00Z">
                                  <w:rPr>
                                    <w:color w:val="000000" w:themeColor="text1"/>
                                  </w:rPr>
                                </w:rPrChange>
                              </w:rPr>
                              <w:t>)</w:t>
                            </w:r>
                          </w:p>
                          <w:p w14:paraId="3E76155D" w14:textId="77777777" w:rsidR="00435287" w:rsidRPr="00AE0C59" w:rsidRDefault="00435287" w:rsidP="00C060CF">
                            <w:pPr>
                              <w:pStyle w:val="BodyPubs"/>
                              <w:numPr>
                                <w:ilvl w:val="1"/>
                                <w:numId w:val="13"/>
                              </w:numPr>
                              <w:jc w:val="left"/>
                              <w:rPr>
                                <w:color w:val="000000" w:themeColor="text1"/>
                                <w:sz w:val="28"/>
                                <w:rPrChange w:id="175" w:author="Michael A Heroux" w:date="2013-10-11T13:17:00Z">
                                  <w:rPr>
                                    <w:color w:val="000000" w:themeColor="text1"/>
                                  </w:rPr>
                                </w:rPrChange>
                              </w:rPr>
                            </w:pPr>
                            <w:proofErr w:type="gramStart"/>
                            <w:r w:rsidRPr="00AE0C59">
                              <w:rPr>
                                <w:color w:val="000000" w:themeColor="text1"/>
                                <w:sz w:val="28"/>
                                <w:rPrChange w:id="176" w:author="Michael A Heroux" w:date="2013-10-11T13:17:00Z">
                                  <w:rPr>
                                    <w:color w:val="000000" w:themeColor="text1"/>
                                  </w:rPr>
                                </w:rPrChange>
                              </w:rPr>
                              <w:t>else</w:t>
                            </w:r>
                            <w:proofErr w:type="gramEnd"/>
                          </w:p>
                          <w:p w14:paraId="531E720B" w14:textId="77777777" w:rsidR="00435287" w:rsidRPr="00AE0C59" w:rsidRDefault="00435287" w:rsidP="00C060CF">
                            <w:pPr>
                              <w:pStyle w:val="BodyPubs"/>
                              <w:numPr>
                                <w:ilvl w:val="2"/>
                                <w:numId w:val="13"/>
                              </w:numPr>
                              <w:jc w:val="left"/>
                              <w:rPr>
                                <w:color w:val="000000" w:themeColor="text1"/>
                                <w:sz w:val="28"/>
                                <w:rPrChange w:id="177" w:author="Michael A Heroux" w:date="2013-10-11T13:17:00Z">
                                  <w:rPr>
                                    <w:color w:val="000000" w:themeColor="text1"/>
                                  </w:rPr>
                                </w:rPrChange>
                              </w:rPr>
                            </w:pPr>
                            <w:proofErr w:type="gramStart"/>
                            <w:r w:rsidRPr="00AE0C59">
                              <w:rPr>
                                <w:rFonts w:ascii="Symbol" w:hAnsi="Symbol"/>
                                <w:i/>
                                <w:color w:val="000000" w:themeColor="text1"/>
                                <w:sz w:val="28"/>
                                <w:rPrChange w:id="178"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179" w:author="Michael A Heroux" w:date="2013-10-11T13:17:00Z">
                                  <w:rPr>
                                    <w:i/>
                                    <w:color w:val="000000" w:themeColor="text1"/>
                                    <w:vertAlign w:val="subscript"/>
                                  </w:rPr>
                                </w:rPrChange>
                              </w:rPr>
                              <w:t>i</w:t>
                            </w:r>
                            <w:proofErr w:type="spellEnd"/>
                            <w:r w:rsidRPr="00AE0C59">
                              <w:rPr>
                                <w:color w:val="000000" w:themeColor="text1"/>
                                <w:sz w:val="28"/>
                                <w:rPrChange w:id="180" w:author="Michael A Heroux" w:date="2013-10-11T13:17:00Z">
                                  <w:rPr>
                                    <w:color w:val="000000" w:themeColor="text1"/>
                                  </w:rPr>
                                </w:rPrChange>
                              </w:rPr>
                              <w:t xml:space="preserve"> :=</w:t>
                            </w:r>
                            <w:proofErr w:type="gramEnd"/>
                            <w:r w:rsidRPr="00AE0C59">
                              <w:rPr>
                                <w:color w:val="000000" w:themeColor="text1"/>
                                <w:sz w:val="28"/>
                                <w:rPrChange w:id="181" w:author="Michael A Heroux" w:date="2013-10-11T13:17:00Z">
                                  <w:rPr>
                                    <w:color w:val="000000" w:themeColor="text1"/>
                                  </w:rPr>
                                </w:rPrChange>
                              </w:rPr>
                              <w:t xml:space="preserve"> </w:t>
                            </w:r>
                            <w:proofErr w:type="spellStart"/>
                            <w:r w:rsidRPr="00AE0C59">
                              <w:rPr>
                                <w:rStyle w:val="PlainTextChar"/>
                                <w:sz w:val="22"/>
                                <w:rPrChange w:id="182" w:author="Michael A Heroux" w:date="2013-10-11T13:17:00Z">
                                  <w:rPr>
                                    <w:rStyle w:val="PlainTextChar"/>
                                  </w:rPr>
                                </w:rPrChange>
                              </w:rPr>
                              <w:t>dot_product</w:t>
                            </w:r>
                            <w:proofErr w:type="spellEnd"/>
                            <w:r w:rsidRPr="00AE0C59">
                              <w:rPr>
                                <w:color w:val="000000" w:themeColor="text1"/>
                                <w:sz w:val="28"/>
                                <w:rPrChange w:id="183" w:author="Michael A Heroux" w:date="2013-10-11T13:17:00Z">
                                  <w:rPr>
                                    <w:color w:val="000000" w:themeColor="text1"/>
                                  </w:rPr>
                                </w:rPrChange>
                              </w:rPr>
                              <w:t>(</w:t>
                            </w:r>
                            <w:r w:rsidRPr="00AE0C59">
                              <w:rPr>
                                <w:i/>
                                <w:color w:val="000000" w:themeColor="text1"/>
                                <w:sz w:val="28"/>
                                <w:rPrChange w:id="184" w:author="Michael A Heroux" w:date="2013-10-11T13:17:00Z">
                                  <w:rPr>
                                    <w:i/>
                                    <w:color w:val="000000" w:themeColor="text1"/>
                                  </w:rPr>
                                </w:rPrChange>
                              </w:rPr>
                              <w:t>r</w:t>
                            </w:r>
                            <w:r w:rsidRPr="00AE0C59">
                              <w:rPr>
                                <w:i/>
                                <w:color w:val="000000" w:themeColor="text1"/>
                                <w:sz w:val="28"/>
                                <w:vertAlign w:val="subscript"/>
                                <w:rPrChange w:id="185" w:author="Michael A Heroux" w:date="2013-10-11T13:17:00Z">
                                  <w:rPr>
                                    <w:i/>
                                    <w:color w:val="000000" w:themeColor="text1"/>
                                    <w:vertAlign w:val="subscript"/>
                                  </w:rPr>
                                </w:rPrChange>
                              </w:rPr>
                              <w:t>i-1</w:t>
                            </w:r>
                            <w:r w:rsidRPr="00AE0C59">
                              <w:rPr>
                                <w:color w:val="000000" w:themeColor="text1"/>
                                <w:sz w:val="28"/>
                                <w:rPrChange w:id="186" w:author="Michael A Heroux" w:date="2013-10-11T13:17:00Z">
                                  <w:rPr>
                                    <w:color w:val="000000" w:themeColor="text1"/>
                                  </w:rPr>
                                </w:rPrChange>
                              </w:rPr>
                              <w:t xml:space="preserve">, </w:t>
                            </w:r>
                            <w:r w:rsidRPr="00AE0C59">
                              <w:rPr>
                                <w:i/>
                                <w:color w:val="000000" w:themeColor="text1"/>
                                <w:sz w:val="28"/>
                                <w:rPrChange w:id="187" w:author="Michael A Heroux" w:date="2013-10-11T13:17:00Z">
                                  <w:rPr>
                                    <w:i/>
                                    <w:color w:val="000000" w:themeColor="text1"/>
                                  </w:rPr>
                                </w:rPrChange>
                              </w:rPr>
                              <w:t>z</w:t>
                            </w:r>
                            <w:r w:rsidRPr="00AE0C59">
                              <w:rPr>
                                <w:color w:val="000000" w:themeColor="text1"/>
                                <w:sz w:val="28"/>
                                <w:rPrChange w:id="188" w:author="Michael A Heroux" w:date="2013-10-11T13:17:00Z">
                                  <w:rPr>
                                    <w:color w:val="000000" w:themeColor="text1"/>
                                  </w:rPr>
                                </w:rPrChange>
                              </w:rPr>
                              <w:t>)</w:t>
                            </w:r>
                          </w:p>
                          <w:p w14:paraId="5209E0FE" w14:textId="77777777" w:rsidR="00435287" w:rsidRPr="00AE0C59" w:rsidRDefault="00435287" w:rsidP="00C060CF">
                            <w:pPr>
                              <w:pStyle w:val="BodyPubs"/>
                              <w:numPr>
                                <w:ilvl w:val="2"/>
                                <w:numId w:val="13"/>
                              </w:numPr>
                              <w:jc w:val="left"/>
                              <w:rPr>
                                <w:color w:val="000000" w:themeColor="text1"/>
                                <w:sz w:val="28"/>
                                <w:rPrChange w:id="189" w:author="Michael A Heroux" w:date="2013-10-11T13:17:00Z">
                                  <w:rPr>
                                    <w:color w:val="000000" w:themeColor="text1"/>
                                  </w:rPr>
                                </w:rPrChange>
                              </w:rPr>
                            </w:pPr>
                            <w:proofErr w:type="gramStart"/>
                            <w:r w:rsidRPr="00AE0C59">
                              <w:rPr>
                                <w:rFonts w:ascii="Symbol" w:hAnsi="Symbol"/>
                                <w:i/>
                                <w:color w:val="000000" w:themeColor="text1"/>
                                <w:sz w:val="28"/>
                                <w:rPrChange w:id="190" w:author="Michael A Heroux" w:date="2013-10-11T13:17:00Z">
                                  <w:rPr>
                                    <w:rFonts w:ascii="Symbol" w:hAnsi="Symbol"/>
                                    <w:i/>
                                    <w:color w:val="000000" w:themeColor="text1"/>
                                  </w:rPr>
                                </w:rPrChange>
                              </w:rPr>
                              <w:t></w:t>
                            </w:r>
                            <w:r w:rsidRPr="00CD061F">
                              <w:rPr>
                                <w:i/>
                                <w:iCs/>
                                <w:color w:val="000000" w:themeColor="text1"/>
                                <w:sz w:val="28"/>
                                <w:szCs w:val="28"/>
                                <w:vertAlign w:val="subscript"/>
                                <w:rPrChange w:id="191" w:author="Michael A Heroux" w:date="2013-10-11T14:08:00Z">
                                  <w:rPr>
                                    <w:i/>
                                    <w:color w:val="000000" w:themeColor="text1"/>
                                  </w:rPr>
                                </w:rPrChange>
                              </w:rPr>
                              <w:t>i</w:t>
                            </w:r>
                            <w:r w:rsidRPr="00AE0C59">
                              <w:rPr>
                                <w:color w:val="000000" w:themeColor="text1"/>
                                <w:sz w:val="28"/>
                                <w:rPrChange w:id="192" w:author="Michael A Heroux" w:date="2013-10-11T13:17:00Z">
                                  <w:rPr>
                                    <w:color w:val="000000" w:themeColor="text1"/>
                                  </w:rPr>
                                </w:rPrChange>
                              </w:rPr>
                              <w:t xml:space="preserve"> :=</w:t>
                            </w:r>
                            <w:proofErr w:type="gramEnd"/>
                            <w:r w:rsidRPr="00AE0C59">
                              <w:rPr>
                                <w:color w:val="000000" w:themeColor="text1"/>
                                <w:sz w:val="28"/>
                                <w:rPrChange w:id="193" w:author="Michael A Heroux" w:date="2013-10-11T13:17:00Z">
                                  <w:rPr>
                                    <w:color w:val="000000" w:themeColor="text1"/>
                                  </w:rPr>
                                </w:rPrChange>
                              </w:rPr>
                              <w:t xml:space="preserve"> </w:t>
                            </w:r>
                            <w:r w:rsidRPr="00AE0C59">
                              <w:rPr>
                                <w:rFonts w:ascii="Symbol" w:hAnsi="Symbol"/>
                                <w:i/>
                                <w:color w:val="000000" w:themeColor="text1"/>
                                <w:sz w:val="28"/>
                                <w:rPrChange w:id="194"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195" w:author="Michael A Heroux" w:date="2013-10-11T13:17:00Z">
                                  <w:rPr>
                                    <w:i/>
                                    <w:color w:val="000000" w:themeColor="text1"/>
                                    <w:vertAlign w:val="subscript"/>
                                  </w:rPr>
                                </w:rPrChange>
                              </w:rPr>
                              <w:t>i</w:t>
                            </w:r>
                            <w:proofErr w:type="spellEnd"/>
                            <w:r w:rsidRPr="00AE0C59">
                              <w:rPr>
                                <w:color w:val="000000" w:themeColor="text1"/>
                                <w:sz w:val="28"/>
                                <w:rPrChange w:id="196" w:author="Michael A Heroux" w:date="2013-10-11T13:17:00Z">
                                  <w:rPr>
                                    <w:color w:val="000000" w:themeColor="text1"/>
                                  </w:rPr>
                                </w:rPrChange>
                              </w:rPr>
                              <w:t>/</w:t>
                            </w:r>
                            <w:r w:rsidRPr="00AE0C59">
                              <w:rPr>
                                <w:rFonts w:ascii="Symbol" w:hAnsi="Symbol"/>
                                <w:i/>
                                <w:color w:val="000000" w:themeColor="text1"/>
                                <w:sz w:val="28"/>
                                <w:rPrChange w:id="197" w:author="Michael A Heroux" w:date="2013-10-11T13:17:00Z">
                                  <w:rPr>
                                    <w:rFonts w:ascii="Symbol" w:hAnsi="Symbol"/>
                                    <w:i/>
                                    <w:color w:val="000000" w:themeColor="text1"/>
                                  </w:rPr>
                                </w:rPrChange>
                              </w:rPr>
                              <w:t></w:t>
                            </w:r>
                            <w:r w:rsidRPr="00AE0C59">
                              <w:rPr>
                                <w:i/>
                                <w:color w:val="000000" w:themeColor="text1"/>
                                <w:sz w:val="28"/>
                                <w:vertAlign w:val="subscript"/>
                                <w:rPrChange w:id="198" w:author="Michael A Heroux" w:date="2013-10-11T13:17:00Z">
                                  <w:rPr>
                                    <w:i/>
                                    <w:color w:val="000000" w:themeColor="text1"/>
                                    <w:vertAlign w:val="subscript"/>
                                  </w:rPr>
                                </w:rPrChange>
                              </w:rPr>
                              <w:t>i</w:t>
                            </w:r>
                            <w:r w:rsidRPr="00AE0C59">
                              <w:rPr>
                                <w:color w:val="000000" w:themeColor="text1"/>
                                <w:sz w:val="28"/>
                                <w:vertAlign w:val="subscript"/>
                                <w:rPrChange w:id="199" w:author="Michael A Heroux" w:date="2013-10-11T13:17:00Z">
                                  <w:rPr>
                                    <w:color w:val="000000" w:themeColor="text1"/>
                                    <w:vertAlign w:val="subscript"/>
                                  </w:rPr>
                                </w:rPrChange>
                              </w:rPr>
                              <w:t>-1</w:t>
                            </w:r>
                          </w:p>
                          <w:p w14:paraId="600957AC" w14:textId="77777777" w:rsidR="00435287" w:rsidRPr="00AE0C59" w:rsidRDefault="00435287" w:rsidP="00C060CF">
                            <w:pPr>
                              <w:pStyle w:val="BodyPubs"/>
                              <w:numPr>
                                <w:ilvl w:val="2"/>
                                <w:numId w:val="13"/>
                              </w:numPr>
                              <w:jc w:val="left"/>
                              <w:rPr>
                                <w:color w:val="000000" w:themeColor="text1"/>
                                <w:sz w:val="28"/>
                                <w:rPrChange w:id="200" w:author="Michael A Heroux" w:date="2013-10-11T13:17:00Z">
                                  <w:rPr>
                                    <w:color w:val="000000" w:themeColor="text1"/>
                                  </w:rPr>
                                </w:rPrChange>
                              </w:rPr>
                            </w:pPr>
                            <w:proofErr w:type="gramStart"/>
                            <w:r w:rsidRPr="00AE0C59">
                              <w:rPr>
                                <w:i/>
                                <w:color w:val="000000" w:themeColor="text1"/>
                                <w:sz w:val="28"/>
                                <w:rPrChange w:id="201" w:author="Michael A Heroux" w:date="2013-10-11T13:17:00Z">
                                  <w:rPr>
                                    <w:i/>
                                    <w:color w:val="000000" w:themeColor="text1"/>
                                  </w:rPr>
                                </w:rPrChange>
                              </w:rPr>
                              <w:t>p</w:t>
                            </w:r>
                            <w:r w:rsidRPr="00AE0C59">
                              <w:rPr>
                                <w:i/>
                                <w:color w:val="000000" w:themeColor="text1"/>
                                <w:sz w:val="28"/>
                                <w:vertAlign w:val="subscript"/>
                                <w:rPrChange w:id="202" w:author="Michael A Heroux" w:date="2013-10-11T13:17:00Z">
                                  <w:rPr>
                                    <w:i/>
                                    <w:color w:val="000000" w:themeColor="text1"/>
                                    <w:vertAlign w:val="subscript"/>
                                  </w:rPr>
                                </w:rPrChange>
                              </w:rPr>
                              <w:t>i</w:t>
                            </w:r>
                            <w:proofErr w:type="gramEnd"/>
                            <w:r w:rsidRPr="00AE0C59">
                              <w:rPr>
                                <w:color w:val="000000" w:themeColor="text1"/>
                                <w:sz w:val="28"/>
                                <w:rPrChange w:id="203" w:author="Michael A Heroux" w:date="2013-10-11T13:17:00Z">
                                  <w:rPr>
                                    <w:color w:val="000000" w:themeColor="text1"/>
                                  </w:rPr>
                                </w:rPrChange>
                              </w:rPr>
                              <w:t xml:space="preserve"> := </w:t>
                            </w:r>
                            <w:r w:rsidRPr="00AE0C59">
                              <w:rPr>
                                <w:rFonts w:ascii="Symbol" w:hAnsi="Symbol"/>
                                <w:i/>
                                <w:color w:val="000000" w:themeColor="text1"/>
                                <w:sz w:val="28"/>
                                <w:rPrChange w:id="204"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205" w:author="Michael A Heroux" w:date="2013-10-11T13:17:00Z">
                                  <w:rPr>
                                    <w:i/>
                                    <w:color w:val="000000" w:themeColor="text1"/>
                                    <w:vertAlign w:val="subscript"/>
                                  </w:rPr>
                                </w:rPrChange>
                              </w:rPr>
                              <w:t>i</w:t>
                            </w:r>
                            <w:proofErr w:type="spellEnd"/>
                            <w:r w:rsidRPr="00AE0C59">
                              <w:rPr>
                                <w:color w:val="000000" w:themeColor="text1"/>
                                <w:sz w:val="28"/>
                                <w:rPrChange w:id="206" w:author="Michael A Heroux" w:date="2013-10-11T13:17:00Z">
                                  <w:rPr>
                                    <w:color w:val="000000" w:themeColor="text1"/>
                                  </w:rPr>
                                </w:rPrChange>
                              </w:rPr>
                              <w:t>*</w:t>
                            </w:r>
                            <w:r w:rsidRPr="00AE0C59">
                              <w:rPr>
                                <w:i/>
                                <w:color w:val="000000" w:themeColor="text1"/>
                                <w:sz w:val="28"/>
                                <w:rPrChange w:id="207" w:author="Michael A Heroux" w:date="2013-10-11T13:17:00Z">
                                  <w:rPr>
                                    <w:i/>
                                    <w:color w:val="000000" w:themeColor="text1"/>
                                  </w:rPr>
                                </w:rPrChange>
                              </w:rPr>
                              <w:t>p</w:t>
                            </w:r>
                            <w:r w:rsidRPr="00AE0C59">
                              <w:rPr>
                                <w:i/>
                                <w:color w:val="000000" w:themeColor="text1"/>
                                <w:sz w:val="28"/>
                                <w:vertAlign w:val="subscript"/>
                                <w:rPrChange w:id="208" w:author="Michael A Heroux" w:date="2013-10-11T13:17:00Z">
                                  <w:rPr>
                                    <w:i/>
                                    <w:color w:val="000000" w:themeColor="text1"/>
                                    <w:vertAlign w:val="subscript"/>
                                  </w:rPr>
                                </w:rPrChange>
                              </w:rPr>
                              <w:t>i-1</w:t>
                            </w:r>
                            <w:r w:rsidRPr="00AE0C59">
                              <w:rPr>
                                <w:color w:val="000000" w:themeColor="text1"/>
                                <w:sz w:val="28"/>
                                <w:rPrChange w:id="209" w:author="Michael A Heroux" w:date="2013-10-11T13:17:00Z">
                                  <w:rPr>
                                    <w:color w:val="000000" w:themeColor="text1"/>
                                  </w:rPr>
                                </w:rPrChange>
                              </w:rPr>
                              <w:t>+</w:t>
                            </w:r>
                            <w:r w:rsidRPr="00AE0C59">
                              <w:rPr>
                                <w:i/>
                                <w:color w:val="000000" w:themeColor="text1"/>
                                <w:sz w:val="28"/>
                                <w:rPrChange w:id="210" w:author="Michael A Heroux" w:date="2013-10-11T13:17:00Z">
                                  <w:rPr>
                                    <w:i/>
                                    <w:color w:val="000000" w:themeColor="text1"/>
                                  </w:rPr>
                                </w:rPrChange>
                              </w:rPr>
                              <w:t>z</w:t>
                            </w:r>
                            <w:r w:rsidRPr="00AE0C59">
                              <w:rPr>
                                <w:i/>
                                <w:color w:val="000000" w:themeColor="text1"/>
                                <w:sz w:val="28"/>
                                <w:vertAlign w:val="subscript"/>
                                <w:rPrChange w:id="211" w:author="Michael A Heroux" w:date="2013-10-11T13:17:00Z">
                                  <w:rPr>
                                    <w:i/>
                                    <w:color w:val="000000" w:themeColor="text1"/>
                                    <w:vertAlign w:val="subscript"/>
                                  </w:rPr>
                                </w:rPrChange>
                              </w:rPr>
                              <w:t>i</w:t>
                            </w:r>
                          </w:p>
                          <w:p w14:paraId="617554CC" w14:textId="77777777" w:rsidR="00435287" w:rsidRPr="00AE0C59" w:rsidRDefault="00435287" w:rsidP="00C060CF">
                            <w:pPr>
                              <w:pStyle w:val="BodyPubs"/>
                              <w:numPr>
                                <w:ilvl w:val="1"/>
                                <w:numId w:val="13"/>
                              </w:numPr>
                              <w:jc w:val="left"/>
                              <w:rPr>
                                <w:color w:val="000000" w:themeColor="text1"/>
                                <w:sz w:val="28"/>
                                <w:rPrChange w:id="212" w:author="Michael A Heroux" w:date="2013-10-11T13:17:00Z">
                                  <w:rPr>
                                    <w:color w:val="000000" w:themeColor="text1"/>
                                  </w:rPr>
                                </w:rPrChange>
                              </w:rPr>
                            </w:pPr>
                            <w:proofErr w:type="gramStart"/>
                            <w:r w:rsidRPr="00AE0C59">
                              <w:rPr>
                                <w:color w:val="000000" w:themeColor="text1"/>
                                <w:sz w:val="28"/>
                                <w:rPrChange w:id="213" w:author="Michael A Heroux" w:date="2013-10-11T13:17:00Z">
                                  <w:rPr>
                                    <w:color w:val="000000" w:themeColor="text1"/>
                                  </w:rPr>
                                </w:rPrChange>
                              </w:rPr>
                              <w:t>end</w:t>
                            </w:r>
                            <w:proofErr w:type="gramEnd"/>
                            <w:r w:rsidRPr="00AE0C59">
                              <w:rPr>
                                <w:color w:val="000000" w:themeColor="text1"/>
                                <w:sz w:val="28"/>
                                <w:rPrChange w:id="214" w:author="Michael A Heroux" w:date="2013-10-11T13:17:00Z">
                                  <w:rPr>
                                    <w:color w:val="000000" w:themeColor="text1"/>
                                  </w:rPr>
                                </w:rPrChange>
                              </w:rPr>
                              <w:t xml:space="preserve"> if</w:t>
                            </w:r>
                          </w:p>
                          <w:p w14:paraId="6D4304DA" w14:textId="77777777" w:rsidR="00435287" w:rsidRPr="00AE0C59" w:rsidRDefault="00435287" w:rsidP="00C060CF">
                            <w:pPr>
                              <w:pStyle w:val="BodyPubs"/>
                              <w:numPr>
                                <w:ilvl w:val="1"/>
                                <w:numId w:val="13"/>
                              </w:numPr>
                              <w:jc w:val="left"/>
                              <w:rPr>
                                <w:color w:val="000000" w:themeColor="text1"/>
                                <w:sz w:val="28"/>
                                <w:rPrChange w:id="215" w:author="Michael A Heroux" w:date="2013-10-11T13:17:00Z">
                                  <w:rPr>
                                    <w:color w:val="000000" w:themeColor="text1"/>
                                  </w:rPr>
                                </w:rPrChange>
                              </w:rPr>
                            </w:pPr>
                            <w:proofErr w:type="gramStart"/>
                            <w:r w:rsidRPr="00AE0C59">
                              <w:rPr>
                                <w:rFonts w:ascii="Symbol" w:hAnsi="Symbol"/>
                                <w:i/>
                                <w:color w:val="000000" w:themeColor="text1"/>
                                <w:sz w:val="28"/>
                                <w:rPrChange w:id="216"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217" w:author="Michael A Heroux" w:date="2013-10-11T13:17:00Z">
                                  <w:rPr>
                                    <w:i/>
                                    <w:color w:val="000000" w:themeColor="text1"/>
                                    <w:vertAlign w:val="subscript"/>
                                  </w:rPr>
                                </w:rPrChange>
                              </w:rPr>
                              <w:t>i</w:t>
                            </w:r>
                            <w:proofErr w:type="spellEnd"/>
                            <w:r w:rsidRPr="00AE0C59">
                              <w:rPr>
                                <w:color w:val="000000" w:themeColor="text1"/>
                                <w:sz w:val="28"/>
                                <w:rPrChange w:id="218" w:author="Michael A Heroux" w:date="2013-10-11T13:17:00Z">
                                  <w:rPr>
                                    <w:color w:val="000000" w:themeColor="text1"/>
                                  </w:rPr>
                                </w:rPrChange>
                              </w:rPr>
                              <w:t xml:space="preserve"> :=</w:t>
                            </w:r>
                            <w:proofErr w:type="gramEnd"/>
                            <w:r w:rsidRPr="00AE0C59">
                              <w:rPr>
                                <w:color w:val="000000" w:themeColor="text1"/>
                                <w:sz w:val="28"/>
                                <w:rPrChange w:id="219" w:author="Michael A Heroux" w:date="2013-10-11T13:17:00Z">
                                  <w:rPr>
                                    <w:color w:val="000000" w:themeColor="text1"/>
                                  </w:rPr>
                                </w:rPrChange>
                              </w:rPr>
                              <w:t xml:space="preserve"> </w:t>
                            </w:r>
                            <w:proofErr w:type="spellStart"/>
                            <w:r w:rsidRPr="00AE0C59">
                              <w:rPr>
                                <w:rStyle w:val="PlainTextChar"/>
                                <w:sz w:val="22"/>
                                <w:rPrChange w:id="220" w:author="Michael A Heroux" w:date="2013-10-11T13:17:00Z">
                                  <w:rPr>
                                    <w:rStyle w:val="PlainTextChar"/>
                                  </w:rPr>
                                </w:rPrChange>
                              </w:rPr>
                              <w:t>dot_product</w:t>
                            </w:r>
                            <w:proofErr w:type="spellEnd"/>
                            <w:r w:rsidRPr="00AE0C59">
                              <w:rPr>
                                <w:color w:val="000000" w:themeColor="text1"/>
                                <w:sz w:val="28"/>
                                <w:rPrChange w:id="221" w:author="Michael A Heroux" w:date="2013-10-11T13:17:00Z">
                                  <w:rPr>
                                    <w:color w:val="000000" w:themeColor="text1"/>
                                  </w:rPr>
                                </w:rPrChange>
                              </w:rPr>
                              <w:t>(</w:t>
                            </w:r>
                            <w:r w:rsidRPr="00AE0C59">
                              <w:rPr>
                                <w:i/>
                                <w:color w:val="000000" w:themeColor="text1"/>
                                <w:sz w:val="28"/>
                                <w:rPrChange w:id="222" w:author="Michael A Heroux" w:date="2013-10-11T13:17:00Z">
                                  <w:rPr>
                                    <w:i/>
                                    <w:color w:val="000000" w:themeColor="text1"/>
                                  </w:rPr>
                                </w:rPrChange>
                              </w:rPr>
                              <w:t>r</w:t>
                            </w:r>
                            <w:r w:rsidRPr="00AE0C59">
                              <w:rPr>
                                <w:i/>
                                <w:color w:val="000000" w:themeColor="text1"/>
                                <w:sz w:val="28"/>
                                <w:vertAlign w:val="subscript"/>
                                <w:rPrChange w:id="223" w:author="Michael A Heroux" w:date="2013-10-11T13:17:00Z">
                                  <w:rPr>
                                    <w:i/>
                                    <w:color w:val="000000" w:themeColor="text1"/>
                                    <w:vertAlign w:val="subscript"/>
                                  </w:rPr>
                                </w:rPrChange>
                              </w:rPr>
                              <w:t>i-1</w:t>
                            </w:r>
                            <w:r w:rsidRPr="00AE0C59">
                              <w:rPr>
                                <w:color w:val="000000" w:themeColor="text1"/>
                                <w:sz w:val="28"/>
                                <w:rPrChange w:id="224" w:author="Michael A Heroux" w:date="2013-10-11T13:17:00Z">
                                  <w:rPr>
                                    <w:color w:val="000000" w:themeColor="text1"/>
                                  </w:rPr>
                                </w:rPrChange>
                              </w:rPr>
                              <w:t xml:space="preserve">, </w:t>
                            </w:r>
                            <w:proofErr w:type="spellStart"/>
                            <w:r w:rsidRPr="00AE0C59">
                              <w:rPr>
                                <w:i/>
                                <w:color w:val="000000" w:themeColor="text1"/>
                                <w:sz w:val="28"/>
                                <w:rPrChange w:id="225" w:author="Michael A Heroux" w:date="2013-10-11T13:17:00Z">
                                  <w:rPr>
                                    <w:i/>
                                    <w:color w:val="000000" w:themeColor="text1"/>
                                  </w:rPr>
                                </w:rPrChange>
                              </w:rPr>
                              <w:t>z</w:t>
                            </w:r>
                            <w:r w:rsidRPr="00AE0C59">
                              <w:rPr>
                                <w:i/>
                                <w:color w:val="000000" w:themeColor="text1"/>
                                <w:sz w:val="28"/>
                                <w:vertAlign w:val="subscript"/>
                                <w:rPrChange w:id="226" w:author="Michael A Heroux" w:date="2013-10-11T13:17:00Z">
                                  <w:rPr>
                                    <w:i/>
                                    <w:color w:val="000000" w:themeColor="text1"/>
                                    <w:vertAlign w:val="subscript"/>
                                  </w:rPr>
                                </w:rPrChange>
                              </w:rPr>
                              <w:t>i</w:t>
                            </w:r>
                            <w:proofErr w:type="spellEnd"/>
                            <w:r w:rsidRPr="00AE0C59">
                              <w:rPr>
                                <w:color w:val="000000" w:themeColor="text1"/>
                                <w:sz w:val="28"/>
                                <w:rPrChange w:id="227" w:author="Michael A Heroux" w:date="2013-10-11T13:17:00Z">
                                  <w:rPr>
                                    <w:color w:val="000000" w:themeColor="text1"/>
                                  </w:rPr>
                                </w:rPrChange>
                              </w:rPr>
                              <w:t>) /</w:t>
                            </w:r>
                            <w:proofErr w:type="spellStart"/>
                            <w:r w:rsidRPr="00AE0C59">
                              <w:rPr>
                                <w:rStyle w:val="PlainTextChar"/>
                                <w:sz w:val="22"/>
                                <w:rPrChange w:id="228" w:author="Michael A Heroux" w:date="2013-10-11T13:17:00Z">
                                  <w:rPr>
                                    <w:rStyle w:val="PlainTextChar"/>
                                  </w:rPr>
                                </w:rPrChange>
                              </w:rPr>
                              <w:t>dot_product</w:t>
                            </w:r>
                            <w:proofErr w:type="spellEnd"/>
                            <w:r w:rsidRPr="00AE0C59">
                              <w:rPr>
                                <w:color w:val="000000" w:themeColor="text1"/>
                                <w:sz w:val="28"/>
                                <w:rPrChange w:id="229" w:author="Michael A Heroux" w:date="2013-10-11T13:17:00Z">
                                  <w:rPr>
                                    <w:color w:val="000000" w:themeColor="text1"/>
                                  </w:rPr>
                                </w:rPrChange>
                              </w:rPr>
                              <w:t>(</w:t>
                            </w:r>
                            <w:r w:rsidRPr="00AE0C59">
                              <w:rPr>
                                <w:i/>
                                <w:color w:val="000000" w:themeColor="text1"/>
                                <w:sz w:val="28"/>
                                <w:rPrChange w:id="230" w:author="Michael A Heroux" w:date="2013-10-11T13:17:00Z">
                                  <w:rPr>
                                    <w:i/>
                                    <w:color w:val="000000" w:themeColor="text1"/>
                                  </w:rPr>
                                </w:rPrChange>
                              </w:rPr>
                              <w:t>p</w:t>
                            </w:r>
                            <w:r w:rsidRPr="00AE0C59">
                              <w:rPr>
                                <w:i/>
                                <w:color w:val="000000" w:themeColor="text1"/>
                                <w:sz w:val="28"/>
                                <w:vertAlign w:val="subscript"/>
                                <w:rPrChange w:id="231" w:author="Michael A Heroux" w:date="2013-10-11T13:17:00Z">
                                  <w:rPr>
                                    <w:i/>
                                    <w:color w:val="000000" w:themeColor="text1"/>
                                    <w:vertAlign w:val="subscript"/>
                                  </w:rPr>
                                </w:rPrChange>
                              </w:rPr>
                              <w:t>i</w:t>
                            </w:r>
                            <w:r w:rsidRPr="00AE0C59">
                              <w:rPr>
                                <w:color w:val="000000" w:themeColor="text1"/>
                                <w:sz w:val="28"/>
                                <w:rPrChange w:id="232" w:author="Michael A Heroux" w:date="2013-10-11T13:17:00Z">
                                  <w:rPr>
                                    <w:color w:val="000000" w:themeColor="text1"/>
                                  </w:rPr>
                                </w:rPrChange>
                              </w:rPr>
                              <w:t xml:space="preserve">, </w:t>
                            </w:r>
                            <w:r w:rsidRPr="00AE0C59">
                              <w:rPr>
                                <w:i/>
                                <w:color w:val="000000" w:themeColor="text1"/>
                                <w:sz w:val="28"/>
                                <w:rPrChange w:id="233" w:author="Michael A Heroux" w:date="2013-10-11T13:17:00Z">
                                  <w:rPr>
                                    <w:i/>
                                    <w:color w:val="000000" w:themeColor="text1"/>
                                  </w:rPr>
                                </w:rPrChange>
                              </w:rPr>
                              <w:t>A</w:t>
                            </w:r>
                            <w:r w:rsidRPr="00AE0C59">
                              <w:rPr>
                                <w:color w:val="000000" w:themeColor="text1"/>
                                <w:sz w:val="28"/>
                                <w:rPrChange w:id="234" w:author="Michael A Heroux" w:date="2013-10-11T13:17:00Z">
                                  <w:rPr>
                                    <w:color w:val="000000" w:themeColor="text1"/>
                                  </w:rPr>
                                </w:rPrChange>
                              </w:rPr>
                              <w:t>*</w:t>
                            </w:r>
                            <w:r w:rsidRPr="00AE0C59">
                              <w:rPr>
                                <w:i/>
                                <w:color w:val="000000" w:themeColor="text1"/>
                                <w:sz w:val="28"/>
                                <w:rPrChange w:id="235" w:author="Michael A Heroux" w:date="2013-10-11T13:17:00Z">
                                  <w:rPr>
                                    <w:i/>
                                    <w:color w:val="000000" w:themeColor="text1"/>
                                  </w:rPr>
                                </w:rPrChange>
                              </w:rPr>
                              <w:t>p</w:t>
                            </w:r>
                            <w:r w:rsidRPr="00AE0C59">
                              <w:rPr>
                                <w:i/>
                                <w:color w:val="000000" w:themeColor="text1"/>
                                <w:sz w:val="28"/>
                                <w:vertAlign w:val="subscript"/>
                                <w:rPrChange w:id="236" w:author="Michael A Heroux" w:date="2013-10-11T13:17:00Z">
                                  <w:rPr>
                                    <w:i/>
                                    <w:color w:val="000000" w:themeColor="text1"/>
                                    <w:vertAlign w:val="subscript"/>
                                  </w:rPr>
                                </w:rPrChange>
                              </w:rPr>
                              <w:t>i</w:t>
                            </w:r>
                            <w:r w:rsidRPr="00AE0C59">
                              <w:rPr>
                                <w:color w:val="000000" w:themeColor="text1"/>
                                <w:sz w:val="28"/>
                                <w:rPrChange w:id="237" w:author="Michael A Heroux" w:date="2013-10-11T13:17:00Z">
                                  <w:rPr>
                                    <w:color w:val="000000" w:themeColor="text1"/>
                                  </w:rPr>
                                </w:rPrChange>
                              </w:rPr>
                              <w:t>)</w:t>
                            </w:r>
                          </w:p>
                          <w:p w14:paraId="3F1E0ADE" w14:textId="77777777" w:rsidR="00435287" w:rsidRPr="00AE0C59" w:rsidRDefault="00435287" w:rsidP="00C060CF">
                            <w:pPr>
                              <w:pStyle w:val="BodyPubs"/>
                              <w:numPr>
                                <w:ilvl w:val="1"/>
                                <w:numId w:val="13"/>
                              </w:numPr>
                              <w:jc w:val="left"/>
                              <w:rPr>
                                <w:color w:val="000000" w:themeColor="text1"/>
                                <w:sz w:val="28"/>
                                <w:rPrChange w:id="238" w:author="Michael A Heroux" w:date="2013-10-11T13:17:00Z">
                                  <w:rPr>
                                    <w:color w:val="000000" w:themeColor="text1"/>
                                  </w:rPr>
                                </w:rPrChange>
                              </w:rPr>
                            </w:pPr>
                            <w:proofErr w:type="gramStart"/>
                            <w:r w:rsidRPr="00AE0C59">
                              <w:rPr>
                                <w:i/>
                                <w:color w:val="000000" w:themeColor="text1"/>
                                <w:sz w:val="28"/>
                                <w:rPrChange w:id="239" w:author="Michael A Heroux" w:date="2013-10-11T13:17:00Z">
                                  <w:rPr>
                                    <w:i/>
                                    <w:color w:val="000000" w:themeColor="text1"/>
                                  </w:rPr>
                                </w:rPrChange>
                              </w:rPr>
                              <w:t>x</w:t>
                            </w:r>
                            <w:r w:rsidRPr="00AE0C59">
                              <w:rPr>
                                <w:i/>
                                <w:color w:val="000000" w:themeColor="text1"/>
                                <w:sz w:val="28"/>
                                <w:vertAlign w:val="subscript"/>
                                <w:rPrChange w:id="240" w:author="Michael A Heroux" w:date="2013-10-11T13:17:00Z">
                                  <w:rPr>
                                    <w:i/>
                                    <w:color w:val="000000" w:themeColor="text1"/>
                                    <w:vertAlign w:val="subscript"/>
                                  </w:rPr>
                                </w:rPrChange>
                              </w:rPr>
                              <w:t>i</w:t>
                            </w:r>
                            <w:proofErr w:type="gramEnd"/>
                            <w:r w:rsidRPr="00AE0C59">
                              <w:rPr>
                                <w:i/>
                                <w:color w:val="000000" w:themeColor="text1"/>
                                <w:sz w:val="28"/>
                                <w:vertAlign w:val="subscript"/>
                                <w:rPrChange w:id="241" w:author="Michael A Heroux" w:date="2013-10-11T13:17:00Z">
                                  <w:rPr>
                                    <w:i/>
                                    <w:color w:val="000000" w:themeColor="text1"/>
                                    <w:vertAlign w:val="subscript"/>
                                  </w:rPr>
                                </w:rPrChange>
                              </w:rPr>
                              <w:t>+1</w:t>
                            </w:r>
                            <w:r w:rsidRPr="00AE0C59">
                              <w:rPr>
                                <w:color w:val="000000" w:themeColor="text1"/>
                                <w:sz w:val="28"/>
                                <w:rPrChange w:id="242" w:author="Michael A Heroux" w:date="2013-10-11T13:17:00Z">
                                  <w:rPr>
                                    <w:color w:val="000000" w:themeColor="text1"/>
                                  </w:rPr>
                                </w:rPrChange>
                              </w:rPr>
                              <w:t xml:space="preserve"> := </w:t>
                            </w:r>
                            <w:r w:rsidRPr="00AE0C59">
                              <w:rPr>
                                <w:i/>
                                <w:color w:val="000000" w:themeColor="text1"/>
                                <w:sz w:val="28"/>
                                <w:rPrChange w:id="243" w:author="Michael A Heroux" w:date="2013-10-11T13:17:00Z">
                                  <w:rPr>
                                    <w:i/>
                                    <w:color w:val="000000" w:themeColor="text1"/>
                                  </w:rPr>
                                </w:rPrChange>
                              </w:rPr>
                              <w:t>x</w:t>
                            </w:r>
                            <w:r w:rsidRPr="00AE0C59">
                              <w:rPr>
                                <w:i/>
                                <w:color w:val="000000" w:themeColor="text1"/>
                                <w:sz w:val="28"/>
                                <w:vertAlign w:val="subscript"/>
                                <w:rPrChange w:id="244" w:author="Michael A Heroux" w:date="2013-10-11T13:17:00Z">
                                  <w:rPr>
                                    <w:i/>
                                    <w:color w:val="000000" w:themeColor="text1"/>
                                    <w:vertAlign w:val="subscript"/>
                                  </w:rPr>
                                </w:rPrChange>
                              </w:rPr>
                              <w:t>i</w:t>
                            </w:r>
                            <w:r w:rsidRPr="00AE0C59">
                              <w:rPr>
                                <w:color w:val="000000" w:themeColor="text1"/>
                                <w:sz w:val="28"/>
                                <w:rPrChange w:id="245" w:author="Michael A Heroux" w:date="2013-10-11T13:17:00Z">
                                  <w:rPr>
                                    <w:color w:val="000000" w:themeColor="text1"/>
                                  </w:rPr>
                                </w:rPrChange>
                              </w:rPr>
                              <w:t xml:space="preserve"> + </w:t>
                            </w:r>
                            <w:r w:rsidRPr="00AE0C59">
                              <w:rPr>
                                <w:rFonts w:ascii="Symbol" w:hAnsi="Symbol"/>
                                <w:i/>
                                <w:color w:val="000000" w:themeColor="text1"/>
                                <w:sz w:val="28"/>
                                <w:rPrChange w:id="246"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247" w:author="Michael A Heroux" w:date="2013-10-11T13:17:00Z">
                                  <w:rPr>
                                    <w:i/>
                                    <w:color w:val="000000" w:themeColor="text1"/>
                                    <w:vertAlign w:val="subscript"/>
                                  </w:rPr>
                                </w:rPrChange>
                              </w:rPr>
                              <w:t>i</w:t>
                            </w:r>
                            <w:proofErr w:type="spellEnd"/>
                            <w:r w:rsidRPr="00AE0C59">
                              <w:rPr>
                                <w:color w:val="000000" w:themeColor="text1"/>
                                <w:sz w:val="28"/>
                                <w:rPrChange w:id="248" w:author="Michael A Heroux" w:date="2013-10-11T13:17:00Z">
                                  <w:rPr>
                                    <w:color w:val="000000" w:themeColor="text1"/>
                                  </w:rPr>
                                </w:rPrChange>
                              </w:rPr>
                              <w:t>*</w:t>
                            </w:r>
                            <w:r w:rsidRPr="00AE0C59">
                              <w:rPr>
                                <w:i/>
                                <w:color w:val="000000" w:themeColor="text1"/>
                                <w:sz w:val="28"/>
                                <w:rPrChange w:id="249" w:author="Michael A Heroux" w:date="2013-10-11T13:17:00Z">
                                  <w:rPr>
                                    <w:i/>
                                    <w:color w:val="000000" w:themeColor="text1"/>
                                  </w:rPr>
                                </w:rPrChange>
                              </w:rPr>
                              <w:t>p</w:t>
                            </w:r>
                            <w:r w:rsidRPr="00AE0C59">
                              <w:rPr>
                                <w:i/>
                                <w:color w:val="000000" w:themeColor="text1"/>
                                <w:sz w:val="28"/>
                                <w:vertAlign w:val="subscript"/>
                                <w:rPrChange w:id="250" w:author="Michael A Heroux" w:date="2013-10-11T13:17:00Z">
                                  <w:rPr>
                                    <w:i/>
                                    <w:color w:val="000000" w:themeColor="text1"/>
                                    <w:vertAlign w:val="subscript"/>
                                  </w:rPr>
                                </w:rPrChange>
                              </w:rPr>
                              <w:t>i</w:t>
                            </w:r>
                          </w:p>
                          <w:p w14:paraId="7E93C13C" w14:textId="77777777" w:rsidR="00435287" w:rsidRPr="00AE0C59" w:rsidRDefault="00435287" w:rsidP="00C060CF">
                            <w:pPr>
                              <w:pStyle w:val="BodyPubs"/>
                              <w:numPr>
                                <w:ilvl w:val="1"/>
                                <w:numId w:val="13"/>
                              </w:numPr>
                              <w:jc w:val="left"/>
                              <w:rPr>
                                <w:color w:val="000000" w:themeColor="text1"/>
                                <w:sz w:val="28"/>
                                <w:rPrChange w:id="251" w:author="Michael A Heroux" w:date="2013-10-11T13:17:00Z">
                                  <w:rPr>
                                    <w:color w:val="000000" w:themeColor="text1"/>
                                  </w:rPr>
                                </w:rPrChange>
                              </w:rPr>
                            </w:pPr>
                            <w:proofErr w:type="spellStart"/>
                            <w:proofErr w:type="gramStart"/>
                            <w:r w:rsidRPr="00AE0C59">
                              <w:rPr>
                                <w:i/>
                                <w:color w:val="000000" w:themeColor="text1"/>
                                <w:sz w:val="28"/>
                                <w:rPrChange w:id="252" w:author="Michael A Heroux" w:date="2013-10-11T13:17:00Z">
                                  <w:rPr>
                                    <w:i/>
                                    <w:color w:val="000000" w:themeColor="text1"/>
                                  </w:rPr>
                                </w:rPrChange>
                              </w:rPr>
                              <w:t>r</w:t>
                            </w:r>
                            <w:r w:rsidRPr="00AE0C59">
                              <w:rPr>
                                <w:i/>
                                <w:color w:val="000000" w:themeColor="text1"/>
                                <w:sz w:val="28"/>
                                <w:vertAlign w:val="subscript"/>
                                <w:rPrChange w:id="253" w:author="Michael A Heroux" w:date="2013-10-11T13:17:00Z">
                                  <w:rPr>
                                    <w:i/>
                                    <w:color w:val="000000" w:themeColor="text1"/>
                                    <w:vertAlign w:val="subscript"/>
                                  </w:rPr>
                                </w:rPrChange>
                              </w:rPr>
                              <w:t>i</w:t>
                            </w:r>
                            <w:proofErr w:type="spellEnd"/>
                            <w:proofErr w:type="gramEnd"/>
                            <w:r w:rsidRPr="00AE0C59">
                              <w:rPr>
                                <w:color w:val="000000" w:themeColor="text1"/>
                                <w:sz w:val="28"/>
                                <w:rPrChange w:id="254" w:author="Michael A Heroux" w:date="2013-10-11T13:17:00Z">
                                  <w:rPr>
                                    <w:color w:val="000000" w:themeColor="text1"/>
                                  </w:rPr>
                                </w:rPrChange>
                              </w:rPr>
                              <w:t xml:space="preserve"> := </w:t>
                            </w:r>
                            <w:r w:rsidRPr="00AE0C59">
                              <w:rPr>
                                <w:i/>
                                <w:color w:val="000000" w:themeColor="text1"/>
                                <w:sz w:val="28"/>
                                <w:rPrChange w:id="255" w:author="Michael A Heroux" w:date="2013-10-11T13:17:00Z">
                                  <w:rPr>
                                    <w:i/>
                                    <w:color w:val="000000" w:themeColor="text1"/>
                                  </w:rPr>
                                </w:rPrChange>
                              </w:rPr>
                              <w:t>r</w:t>
                            </w:r>
                            <w:r w:rsidRPr="00AE0C59">
                              <w:rPr>
                                <w:i/>
                                <w:color w:val="000000" w:themeColor="text1"/>
                                <w:sz w:val="28"/>
                                <w:vertAlign w:val="subscript"/>
                                <w:rPrChange w:id="256" w:author="Michael A Heroux" w:date="2013-10-11T13:17:00Z">
                                  <w:rPr>
                                    <w:i/>
                                    <w:color w:val="000000" w:themeColor="text1"/>
                                    <w:vertAlign w:val="subscript"/>
                                  </w:rPr>
                                </w:rPrChange>
                              </w:rPr>
                              <w:t>i-1</w:t>
                            </w:r>
                            <w:r w:rsidRPr="00AE0C59">
                              <w:rPr>
                                <w:color w:val="000000" w:themeColor="text1"/>
                                <w:sz w:val="28"/>
                                <w:rPrChange w:id="257" w:author="Michael A Heroux" w:date="2013-10-11T13:17:00Z">
                                  <w:rPr>
                                    <w:color w:val="000000" w:themeColor="text1"/>
                                  </w:rPr>
                                </w:rPrChange>
                              </w:rPr>
                              <w:t xml:space="preserve"> – </w:t>
                            </w:r>
                            <w:r w:rsidRPr="00AE0C59">
                              <w:rPr>
                                <w:rFonts w:ascii="Symbol" w:hAnsi="Symbol"/>
                                <w:i/>
                                <w:color w:val="000000" w:themeColor="text1"/>
                                <w:sz w:val="28"/>
                                <w:rPrChange w:id="258"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259" w:author="Michael A Heroux" w:date="2013-10-11T13:17:00Z">
                                  <w:rPr>
                                    <w:i/>
                                    <w:color w:val="000000" w:themeColor="text1"/>
                                    <w:vertAlign w:val="subscript"/>
                                  </w:rPr>
                                </w:rPrChange>
                              </w:rPr>
                              <w:t>i</w:t>
                            </w:r>
                            <w:proofErr w:type="spellEnd"/>
                            <w:r w:rsidRPr="00AE0C59">
                              <w:rPr>
                                <w:color w:val="000000" w:themeColor="text1"/>
                                <w:sz w:val="28"/>
                                <w:rPrChange w:id="260" w:author="Michael A Heroux" w:date="2013-10-11T13:17:00Z">
                                  <w:rPr>
                                    <w:color w:val="000000" w:themeColor="text1"/>
                                  </w:rPr>
                                </w:rPrChange>
                              </w:rPr>
                              <w:t>*</w:t>
                            </w:r>
                            <w:r w:rsidRPr="00AE0C59">
                              <w:rPr>
                                <w:i/>
                                <w:color w:val="000000" w:themeColor="text1"/>
                                <w:sz w:val="28"/>
                                <w:rPrChange w:id="261" w:author="Michael A Heroux" w:date="2013-10-11T13:17:00Z">
                                  <w:rPr>
                                    <w:i/>
                                    <w:color w:val="000000" w:themeColor="text1"/>
                                  </w:rPr>
                                </w:rPrChange>
                              </w:rPr>
                              <w:t>A</w:t>
                            </w:r>
                            <w:r w:rsidRPr="00AE0C59">
                              <w:rPr>
                                <w:color w:val="000000" w:themeColor="text1"/>
                                <w:sz w:val="28"/>
                                <w:rPrChange w:id="262" w:author="Michael A Heroux" w:date="2013-10-11T13:17:00Z">
                                  <w:rPr>
                                    <w:color w:val="000000" w:themeColor="text1"/>
                                  </w:rPr>
                                </w:rPrChange>
                              </w:rPr>
                              <w:t>*</w:t>
                            </w:r>
                            <w:r w:rsidRPr="00AE0C59">
                              <w:rPr>
                                <w:i/>
                                <w:color w:val="000000" w:themeColor="text1"/>
                                <w:sz w:val="28"/>
                                <w:rPrChange w:id="263" w:author="Michael A Heroux" w:date="2013-10-11T13:17:00Z">
                                  <w:rPr>
                                    <w:i/>
                                    <w:color w:val="000000" w:themeColor="text1"/>
                                  </w:rPr>
                                </w:rPrChange>
                              </w:rPr>
                              <w:t>p</w:t>
                            </w:r>
                            <w:r w:rsidRPr="00AE0C59">
                              <w:rPr>
                                <w:i/>
                                <w:color w:val="000000" w:themeColor="text1"/>
                                <w:sz w:val="28"/>
                                <w:vertAlign w:val="subscript"/>
                                <w:rPrChange w:id="264" w:author="Michael A Heroux" w:date="2013-10-11T13:17:00Z">
                                  <w:rPr>
                                    <w:i/>
                                    <w:color w:val="000000" w:themeColor="text1"/>
                                    <w:vertAlign w:val="subscript"/>
                                  </w:rPr>
                                </w:rPrChange>
                              </w:rPr>
                              <w:t>i</w:t>
                            </w:r>
                          </w:p>
                          <w:p w14:paraId="05690BCB" w14:textId="77777777" w:rsidR="00435287" w:rsidRPr="00AE0C59" w:rsidRDefault="00435287" w:rsidP="00C060CF">
                            <w:pPr>
                              <w:pStyle w:val="BodyPubs"/>
                              <w:numPr>
                                <w:ilvl w:val="1"/>
                                <w:numId w:val="13"/>
                              </w:numPr>
                              <w:jc w:val="left"/>
                              <w:rPr>
                                <w:color w:val="000000" w:themeColor="text1"/>
                                <w:sz w:val="28"/>
                                <w:rPrChange w:id="265" w:author="Michael A Heroux" w:date="2013-10-11T13:17:00Z">
                                  <w:rPr>
                                    <w:color w:val="000000" w:themeColor="text1"/>
                                  </w:rPr>
                                </w:rPrChange>
                              </w:rPr>
                            </w:pPr>
                            <w:proofErr w:type="gramStart"/>
                            <w:r w:rsidRPr="00AE0C59">
                              <w:rPr>
                                <w:color w:val="000000" w:themeColor="text1"/>
                                <w:sz w:val="28"/>
                                <w:rPrChange w:id="266" w:author="Michael A Heroux" w:date="2013-10-11T13:17:00Z">
                                  <w:rPr>
                                    <w:color w:val="000000" w:themeColor="text1"/>
                                  </w:rPr>
                                </w:rPrChange>
                              </w:rPr>
                              <w:t>if</w:t>
                            </w:r>
                            <w:proofErr w:type="gramEnd"/>
                            <w:r w:rsidRPr="00AE0C59">
                              <w:rPr>
                                <w:color w:val="000000" w:themeColor="text1"/>
                                <w:sz w:val="28"/>
                                <w:rPrChange w:id="267" w:author="Michael A Heroux" w:date="2013-10-11T13:17:00Z">
                                  <w:rPr>
                                    <w:color w:val="000000" w:themeColor="text1"/>
                                  </w:rPr>
                                </w:rPrChange>
                              </w:rPr>
                              <w:t xml:space="preserve"> ||</w:t>
                            </w:r>
                            <w:proofErr w:type="spellStart"/>
                            <w:r w:rsidRPr="00AE0C59">
                              <w:rPr>
                                <w:i/>
                                <w:color w:val="000000" w:themeColor="text1"/>
                                <w:sz w:val="28"/>
                                <w:rPrChange w:id="268" w:author="Michael A Heroux" w:date="2013-10-11T13:17:00Z">
                                  <w:rPr>
                                    <w:i/>
                                    <w:color w:val="000000" w:themeColor="text1"/>
                                  </w:rPr>
                                </w:rPrChange>
                              </w:rPr>
                              <w:t>r</w:t>
                            </w:r>
                            <w:r w:rsidRPr="00AE0C59">
                              <w:rPr>
                                <w:i/>
                                <w:color w:val="000000" w:themeColor="text1"/>
                                <w:sz w:val="28"/>
                                <w:vertAlign w:val="subscript"/>
                                <w:rPrChange w:id="269" w:author="Michael A Heroux" w:date="2013-10-11T13:17:00Z">
                                  <w:rPr>
                                    <w:i/>
                                    <w:color w:val="000000" w:themeColor="text1"/>
                                    <w:vertAlign w:val="subscript"/>
                                  </w:rPr>
                                </w:rPrChange>
                              </w:rPr>
                              <w:t>i</w:t>
                            </w:r>
                            <w:proofErr w:type="spellEnd"/>
                            <w:r w:rsidRPr="00AE0C59">
                              <w:rPr>
                                <w:color w:val="000000" w:themeColor="text1"/>
                                <w:sz w:val="28"/>
                                <w:rPrChange w:id="270" w:author="Michael A Heroux" w:date="2013-10-11T13:17:00Z">
                                  <w:rPr>
                                    <w:color w:val="000000" w:themeColor="text1"/>
                                  </w:rPr>
                                </w:rPrChange>
                              </w:rPr>
                              <w:t>||</w:t>
                            </w:r>
                            <w:r w:rsidRPr="00AE0C59">
                              <w:rPr>
                                <w:color w:val="000000" w:themeColor="text1"/>
                                <w:sz w:val="28"/>
                                <w:vertAlign w:val="subscript"/>
                                <w:rPrChange w:id="271" w:author="Michael A Heroux" w:date="2013-10-11T13:17:00Z">
                                  <w:rPr>
                                    <w:color w:val="000000" w:themeColor="text1"/>
                                    <w:vertAlign w:val="subscript"/>
                                  </w:rPr>
                                </w:rPrChange>
                              </w:rPr>
                              <w:t>2</w:t>
                            </w:r>
                            <w:r w:rsidRPr="00AE0C59">
                              <w:rPr>
                                <w:color w:val="000000" w:themeColor="text1"/>
                                <w:sz w:val="28"/>
                                <w:rPrChange w:id="272" w:author="Michael A Heroux" w:date="2013-10-11T13:17:00Z">
                                  <w:rPr>
                                    <w:color w:val="000000" w:themeColor="text1"/>
                                  </w:rPr>
                                </w:rPrChange>
                              </w:rPr>
                              <w:t xml:space="preserve"> &lt; tolerance then Stop</w:t>
                            </w:r>
                          </w:p>
                          <w:p w14:paraId="29F61AED" w14:textId="77777777" w:rsidR="00435287" w:rsidRPr="00AE0C59" w:rsidRDefault="00435287" w:rsidP="00C060CF">
                            <w:pPr>
                              <w:pStyle w:val="BodyPubs"/>
                              <w:numPr>
                                <w:ilvl w:val="0"/>
                                <w:numId w:val="13"/>
                              </w:numPr>
                              <w:jc w:val="left"/>
                              <w:rPr>
                                <w:color w:val="000000" w:themeColor="text1"/>
                                <w:sz w:val="28"/>
                                <w:rPrChange w:id="273" w:author="Michael A Heroux" w:date="2013-10-11T13:17:00Z">
                                  <w:rPr>
                                    <w:color w:val="000000" w:themeColor="text1"/>
                                  </w:rPr>
                                </w:rPrChange>
                              </w:rPr>
                            </w:pPr>
                            <w:proofErr w:type="gramStart"/>
                            <w:r w:rsidRPr="00AE0C59">
                              <w:rPr>
                                <w:color w:val="000000" w:themeColor="text1"/>
                                <w:sz w:val="28"/>
                                <w:rPrChange w:id="274" w:author="Michael A Heroux" w:date="2013-10-11T13:17:00Z">
                                  <w:rPr>
                                    <w:color w:val="000000" w:themeColor="text1"/>
                                  </w:rPr>
                                </w:rPrChange>
                              </w:rPr>
                              <w:t>end</w:t>
                            </w:r>
                            <w:proofErr w:type="gramEnd"/>
                            <w:r w:rsidRPr="00AE0C59">
                              <w:rPr>
                                <w:color w:val="000000" w:themeColor="text1"/>
                                <w:sz w:val="28"/>
                                <w:rPrChange w:id="275" w:author="Michael A Heroux" w:date="2013-10-11T13:17:00Z">
                                  <w:rPr>
                                    <w:color w:val="000000" w:themeColor="text1"/>
                                  </w:rPr>
                                </w:rPrChange>
                              </w:rPr>
                              <w:t xml:space="preserve"> Loop</w:t>
                            </w:r>
                          </w:p>
                          <w:p w14:paraId="6173C811" w14:textId="77777777" w:rsidR="00435287" w:rsidRPr="00AE0C59" w:rsidRDefault="00435287" w:rsidP="00C060CF">
                            <w:pPr>
                              <w:rPr>
                                <w:sz w:val="28"/>
                                <w:rPrChange w:id="276" w:author="Michael A Heroux" w:date="2013-10-11T13:17:00Z">
                                  <w:rPr/>
                                </w:rPrChange>
                              </w:rPr>
                            </w:pPr>
                          </w:p>
                          <w:p w14:paraId="1DECD845" w14:textId="77777777" w:rsidR="00435287" w:rsidRPr="00AE0C59" w:rsidRDefault="00435287" w:rsidP="00C060CF">
                            <w:pPr>
                              <w:rPr>
                                <w:sz w:val="28"/>
                                <w:rPrChange w:id="277" w:author="Michael A Heroux" w:date="2013-10-11T13:17:00Z">
                                  <w:rPr/>
                                </w:rPrChange>
                              </w:rPr>
                            </w:pPr>
                          </w:p>
                          <w:p w14:paraId="6F876E6A" w14:textId="77777777" w:rsidR="00435287" w:rsidRPr="00AE0C59" w:rsidRDefault="00435287" w:rsidP="00C060CF">
                            <w:pPr>
                              <w:rPr>
                                <w:sz w:val="28"/>
                                <w:rPrChange w:id="278" w:author="Michael A Heroux" w:date="2013-10-11T13:17: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18pt;margin-top:11.4pt;width: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" filled="f" strokecolor="black [3213]">
                <v:textbox>
                  <w:txbxContent>
                    <w:p w14:paraId="7DDCA92F" w14:textId="77777777" w:rsidR="00435287" w:rsidRPr="00AE0C59" w:rsidRDefault="00435287" w:rsidP="00A023DB">
                      <w:pPr>
                        <w:pStyle w:val="Heading1"/>
                        <w:ind w:left="360"/>
                        <w:rPr>
                          <w:sz w:val="32"/>
                          <w:rPrChange w:id="279" w:author="Michael A Heroux" w:date="2013-10-11T13:17:00Z">
                            <w:rPr/>
                          </w:rPrChange>
                        </w:rPr>
                      </w:pPr>
                      <w:r w:rsidRPr="00AE0C59">
                        <w:rPr>
                          <w:sz w:val="32"/>
                          <w:rPrChange w:id="280" w:author="Michael A Heroux" w:date="2013-10-11T13:17:00Z">
                            <w:rPr/>
                          </w:rPrChange>
                        </w:rPr>
                        <w:t>CG Algorithm</w:t>
                      </w:r>
                    </w:p>
                    <w:p w14:paraId="39A3B9D7" w14:textId="77777777" w:rsidR="00435287" w:rsidRPr="00AE0C59" w:rsidRDefault="00435287" w:rsidP="00C060CF">
                      <w:pPr>
                        <w:pStyle w:val="BodyPubs"/>
                        <w:numPr>
                          <w:ilvl w:val="0"/>
                          <w:numId w:val="13"/>
                        </w:numPr>
                        <w:jc w:val="left"/>
                        <w:rPr>
                          <w:color w:val="000000" w:themeColor="text1"/>
                          <w:sz w:val="28"/>
                          <w:rPrChange w:id="281" w:author="Michael A Heroux" w:date="2013-10-11T13:17:00Z">
                            <w:rPr>
                              <w:color w:val="000000" w:themeColor="text1"/>
                            </w:rPr>
                          </w:rPrChange>
                        </w:rPr>
                      </w:pPr>
                      <w:proofErr w:type="gramStart"/>
                      <w:r w:rsidRPr="00AE0C59">
                        <w:rPr>
                          <w:i/>
                          <w:color w:val="000000" w:themeColor="text1"/>
                          <w:sz w:val="28"/>
                          <w:rPrChange w:id="282" w:author="Michael A Heroux" w:date="2013-10-11T13:17:00Z">
                            <w:rPr>
                              <w:i/>
                              <w:color w:val="000000" w:themeColor="text1"/>
                            </w:rPr>
                          </w:rPrChange>
                        </w:rPr>
                        <w:t>p</w:t>
                      </w:r>
                      <w:r w:rsidRPr="00AE0C59">
                        <w:rPr>
                          <w:i/>
                          <w:color w:val="000000" w:themeColor="text1"/>
                          <w:sz w:val="28"/>
                          <w:vertAlign w:val="subscript"/>
                          <w:rPrChange w:id="283" w:author="Michael A Heroux" w:date="2013-10-11T13:17:00Z">
                            <w:rPr>
                              <w:i/>
                              <w:color w:val="000000" w:themeColor="text1"/>
                              <w:vertAlign w:val="subscript"/>
                            </w:rPr>
                          </w:rPrChange>
                        </w:rPr>
                        <w:t>0</w:t>
                      </w:r>
                      <w:proofErr w:type="gramEnd"/>
                      <w:r w:rsidRPr="00AE0C59">
                        <w:rPr>
                          <w:color w:val="000000" w:themeColor="text1"/>
                          <w:sz w:val="28"/>
                          <w:rPrChange w:id="284" w:author="Michael A Heroux" w:date="2013-10-11T13:17:00Z">
                            <w:rPr>
                              <w:color w:val="000000" w:themeColor="text1"/>
                            </w:rPr>
                          </w:rPrChange>
                        </w:rPr>
                        <w:t xml:space="preserve"> := </w:t>
                      </w:r>
                      <w:r w:rsidRPr="00AE0C59">
                        <w:rPr>
                          <w:i/>
                          <w:color w:val="000000" w:themeColor="text1"/>
                          <w:sz w:val="28"/>
                          <w:rPrChange w:id="285" w:author="Michael A Heroux" w:date="2013-10-11T13:17:00Z">
                            <w:rPr>
                              <w:i/>
                              <w:color w:val="000000" w:themeColor="text1"/>
                            </w:rPr>
                          </w:rPrChange>
                        </w:rPr>
                        <w:t>x</w:t>
                      </w:r>
                      <w:r w:rsidRPr="00AE0C59">
                        <w:rPr>
                          <w:i/>
                          <w:color w:val="000000" w:themeColor="text1"/>
                          <w:sz w:val="28"/>
                          <w:vertAlign w:val="subscript"/>
                          <w:rPrChange w:id="286" w:author="Michael A Heroux" w:date="2013-10-11T13:17:00Z">
                            <w:rPr>
                              <w:i/>
                              <w:color w:val="000000" w:themeColor="text1"/>
                              <w:vertAlign w:val="subscript"/>
                            </w:rPr>
                          </w:rPrChange>
                        </w:rPr>
                        <w:t>0</w:t>
                      </w:r>
                      <w:r w:rsidRPr="00AE0C59">
                        <w:rPr>
                          <w:color w:val="000000" w:themeColor="text1"/>
                          <w:sz w:val="28"/>
                          <w:rPrChange w:id="287" w:author="Michael A Heroux" w:date="2013-10-11T13:17:00Z">
                            <w:rPr>
                              <w:color w:val="000000" w:themeColor="text1"/>
                            </w:rPr>
                          </w:rPrChange>
                        </w:rPr>
                        <w:t xml:space="preserve">, </w:t>
                      </w:r>
                      <w:r w:rsidRPr="00AE0C59">
                        <w:rPr>
                          <w:i/>
                          <w:color w:val="000000" w:themeColor="text1"/>
                          <w:sz w:val="28"/>
                          <w:rPrChange w:id="288" w:author="Michael A Heroux" w:date="2013-10-11T13:17:00Z">
                            <w:rPr>
                              <w:i/>
                              <w:color w:val="000000" w:themeColor="text1"/>
                            </w:rPr>
                          </w:rPrChange>
                        </w:rPr>
                        <w:t>r</w:t>
                      </w:r>
                      <w:r w:rsidRPr="00AE0C59">
                        <w:rPr>
                          <w:i/>
                          <w:color w:val="000000" w:themeColor="text1"/>
                          <w:sz w:val="28"/>
                          <w:vertAlign w:val="subscript"/>
                          <w:rPrChange w:id="289" w:author="Michael A Heroux" w:date="2013-10-11T13:17:00Z">
                            <w:rPr>
                              <w:i/>
                              <w:color w:val="000000" w:themeColor="text1"/>
                              <w:vertAlign w:val="subscript"/>
                            </w:rPr>
                          </w:rPrChange>
                        </w:rPr>
                        <w:t>0</w:t>
                      </w:r>
                      <w:r w:rsidRPr="00AE0C59">
                        <w:rPr>
                          <w:color w:val="000000" w:themeColor="text1"/>
                          <w:sz w:val="28"/>
                          <w:rPrChange w:id="290" w:author="Michael A Heroux" w:date="2013-10-11T13:17:00Z">
                            <w:rPr>
                              <w:color w:val="000000" w:themeColor="text1"/>
                            </w:rPr>
                          </w:rPrChange>
                        </w:rPr>
                        <w:t xml:space="preserve"> := </w:t>
                      </w:r>
                      <w:r w:rsidRPr="00AE0C59">
                        <w:rPr>
                          <w:i/>
                          <w:color w:val="000000" w:themeColor="text1"/>
                          <w:sz w:val="28"/>
                          <w:rPrChange w:id="291" w:author="Michael A Heroux" w:date="2013-10-11T13:17:00Z">
                            <w:rPr>
                              <w:i/>
                              <w:color w:val="000000" w:themeColor="text1"/>
                            </w:rPr>
                          </w:rPrChange>
                        </w:rPr>
                        <w:t>b</w:t>
                      </w:r>
                      <w:r w:rsidRPr="00AE0C59">
                        <w:rPr>
                          <w:color w:val="000000" w:themeColor="text1"/>
                          <w:sz w:val="28"/>
                          <w:rPrChange w:id="292" w:author="Michael A Heroux" w:date="2013-10-11T13:17:00Z">
                            <w:rPr>
                              <w:color w:val="000000" w:themeColor="text1"/>
                            </w:rPr>
                          </w:rPrChange>
                        </w:rPr>
                        <w:t>-</w:t>
                      </w:r>
                      <w:r w:rsidRPr="00AE0C59">
                        <w:rPr>
                          <w:i/>
                          <w:color w:val="000000" w:themeColor="text1"/>
                          <w:sz w:val="28"/>
                          <w:rPrChange w:id="293" w:author="Michael A Heroux" w:date="2013-10-11T13:17:00Z">
                            <w:rPr>
                              <w:i/>
                              <w:color w:val="000000" w:themeColor="text1"/>
                            </w:rPr>
                          </w:rPrChange>
                        </w:rPr>
                        <w:t>Ap</w:t>
                      </w:r>
                      <w:r w:rsidRPr="00AE0C59">
                        <w:rPr>
                          <w:i/>
                          <w:color w:val="000000" w:themeColor="text1"/>
                          <w:sz w:val="28"/>
                          <w:vertAlign w:val="subscript"/>
                          <w:rPrChange w:id="294" w:author="Michael A Heroux" w:date="2013-10-11T13:17:00Z">
                            <w:rPr>
                              <w:i/>
                              <w:color w:val="000000" w:themeColor="text1"/>
                              <w:vertAlign w:val="subscript"/>
                            </w:rPr>
                          </w:rPrChange>
                        </w:rPr>
                        <w:t>0</w:t>
                      </w:r>
                    </w:p>
                    <w:p w14:paraId="591D4525" w14:textId="77777777" w:rsidR="00435287" w:rsidRPr="00AE0C59" w:rsidRDefault="00435287" w:rsidP="00C060CF">
                      <w:pPr>
                        <w:pStyle w:val="BodyPubs"/>
                        <w:numPr>
                          <w:ilvl w:val="0"/>
                          <w:numId w:val="13"/>
                        </w:numPr>
                        <w:jc w:val="left"/>
                        <w:rPr>
                          <w:color w:val="000000" w:themeColor="text1"/>
                          <w:sz w:val="28"/>
                          <w:rPrChange w:id="295" w:author="Michael A Heroux" w:date="2013-10-11T13:17:00Z">
                            <w:rPr>
                              <w:color w:val="000000" w:themeColor="text1"/>
                            </w:rPr>
                          </w:rPrChange>
                        </w:rPr>
                      </w:pPr>
                      <w:r w:rsidRPr="00AE0C59">
                        <w:rPr>
                          <w:color w:val="000000" w:themeColor="text1"/>
                          <w:sz w:val="28"/>
                          <w:rPrChange w:id="296" w:author="Michael A Heroux" w:date="2013-10-11T13:17:00Z">
                            <w:rPr>
                              <w:color w:val="000000" w:themeColor="text1"/>
                            </w:rPr>
                          </w:rPrChange>
                        </w:rPr>
                        <w:t xml:space="preserve">Loop </w:t>
                      </w:r>
                      <w:proofErr w:type="spellStart"/>
                      <w:r w:rsidRPr="00AE0C59">
                        <w:rPr>
                          <w:i/>
                          <w:color w:val="000000" w:themeColor="text1"/>
                          <w:sz w:val="28"/>
                          <w:rPrChange w:id="297" w:author="Michael A Heroux" w:date="2013-10-11T13:17:00Z">
                            <w:rPr>
                              <w:i/>
                              <w:color w:val="000000" w:themeColor="text1"/>
                            </w:rPr>
                          </w:rPrChange>
                        </w:rPr>
                        <w:t>i</w:t>
                      </w:r>
                      <w:proofErr w:type="spellEnd"/>
                      <w:r w:rsidRPr="00AE0C59">
                        <w:rPr>
                          <w:color w:val="000000" w:themeColor="text1"/>
                          <w:sz w:val="28"/>
                          <w:rPrChange w:id="298" w:author="Michael A Heroux" w:date="2013-10-11T13:17:00Z">
                            <w:rPr>
                              <w:color w:val="000000" w:themeColor="text1"/>
                            </w:rPr>
                          </w:rPrChange>
                        </w:rPr>
                        <w:t xml:space="preserve"> = 1, 2, …</w:t>
                      </w:r>
                    </w:p>
                    <w:p w14:paraId="52F286B0" w14:textId="77777777" w:rsidR="00435287" w:rsidRPr="00AE0C59" w:rsidRDefault="00435287" w:rsidP="00C060CF">
                      <w:pPr>
                        <w:pStyle w:val="BodyPubs"/>
                        <w:numPr>
                          <w:ilvl w:val="1"/>
                          <w:numId w:val="13"/>
                        </w:numPr>
                        <w:jc w:val="left"/>
                        <w:rPr>
                          <w:color w:val="000000" w:themeColor="text1"/>
                          <w:sz w:val="28"/>
                          <w:rPrChange w:id="299" w:author="Michael A Heroux" w:date="2013-10-11T13:17:00Z">
                            <w:rPr>
                              <w:color w:val="000000" w:themeColor="text1"/>
                            </w:rPr>
                          </w:rPrChange>
                        </w:rPr>
                      </w:pPr>
                      <w:proofErr w:type="spellStart"/>
                      <w:proofErr w:type="gramStart"/>
                      <w:r w:rsidRPr="00AE0C59">
                        <w:rPr>
                          <w:i/>
                          <w:color w:val="000000" w:themeColor="text1"/>
                          <w:sz w:val="28"/>
                          <w:rPrChange w:id="300" w:author="Michael A Heroux" w:date="2013-10-11T13:17:00Z">
                            <w:rPr>
                              <w:i/>
                              <w:color w:val="000000" w:themeColor="text1"/>
                            </w:rPr>
                          </w:rPrChange>
                        </w:rPr>
                        <w:t>z</w:t>
                      </w:r>
                      <w:r w:rsidRPr="00AE0C59">
                        <w:rPr>
                          <w:i/>
                          <w:color w:val="000000" w:themeColor="text1"/>
                          <w:sz w:val="28"/>
                          <w:vertAlign w:val="subscript"/>
                          <w:rPrChange w:id="301" w:author="Michael A Heroux" w:date="2013-10-11T13:17:00Z">
                            <w:rPr>
                              <w:i/>
                              <w:color w:val="000000" w:themeColor="text1"/>
                              <w:vertAlign w:val="subscript"/>
                            </w:rPr>
                          </w:rPrChange>
                        </w:rPr>
                        <w:t>i</w:t>
                      </w:r>
                      <w:proofErr w:type="spellEnd"/>
                      <w:proofErr w:type="gramEnd"/>
                      <w:r w:rsidRPr="00AE0C59">
                        <w:rPr>
                          <w:color w:val="000000" w:themeColor="text1"/>
                          <w:sz w:val="28"/>
                          <w:rPrChange w:id="302" w:author="Michael A Heroux" w:date="2013-10-11T13:17:00Z">
                            <w:rPr>
                              <w:color w:val="000000" w:themeColor="text1"/>
                            </w:rPr>
                          </w:rPrChange>
                        </w:rPr>
                        <w:t xml:space="preserve"> := </w:t>
                      </w:r>
                      <w:r w:rsidRPr="00AE0C59">
                        <w:rPr>
                          <w:i/>
                          <w:color w:val="000000" w:themeColor="text1"/>
                          <w:sz w:val="28"/>
                          <w:rPrChange w:id="303" w:author="Michael A Heroux" w:date="2013-10-11T13:17:00Z">
                            <w:rPr>
                              <w:i/>
                              <w:color w:val="000000" w:themeColor="text1"/>
                            </w:rPr>
                          </w:rPrChange>
                        </w:rPr>
                        <w:t>M</w:t>
                      </w:r>
                      <w:r w:rsidRPr="00AE0C59">
                        <w:rPr>
                          <w:i/>
                          <w:color w:val="000000" w:themeColor="text1"/>
                          <w:sz w:val="28"/>
                          <w:vertAlign w:val="superscript"/>
                          <w:rPrChange w:id="304" w:author="Michael A Heroux" w:date="2013-10-11T13:17:00Z">
                            <w:rPr>
                              <w:i/>
                              <w:color w:val="000000" w:themeColor="text1"/>
                              <w:vertAlign w:val="superscript"/>
                            </w:rPr>
                          </w:rPrChange>
                        </w:rPr>
                        <w:t>-1</w:t>
                      </w:r>
                      <w:r w:rsidRPr="00AE0C59">
                        <w:rPr>
                          <w:i/>
                          <w:color w:val="000000" w:themeColor="text1"/>
                          <w:sz w:val="28"/>
                          <w:rPrChange w:id="305" w:author="Michael A Heroux" w:date="2013-10-11T13:17:00Z">
                            <w:rPr>
                              <w:i/>
                              <w:color w:val="000000" w:themeColor="text1"/>
                            </w:rPr>
                          </w:rPrChange>
                        </w:rPr>
                        <w:t>r</w:t>
                      </w:r>
                      <w:r w:rsidRPr="00AE0C59">
                        <w:rPr>
                          <w:i/>
                          <w:color w:val="000000" w:themeColor="text1"/>
                          <w:sz w:val="28"/>
                          <w:vertAlign w:val="subscript"/>
                          <w:rPrChange w:id="306" w:author="Michael A Heroux" w:date="2013-10-11T13:17:00Z">
                            <w:rPr>
                              <w:i/>
                              <w:color w:val="000000" w:themeColor="text1"/>
                              <w:vertAlign w:val="subscript"/>
                            </w:rPr>
                          </w:rPrChange>
                        </w:rPr>
                        <w:t>i-1</w:t>
                      </w:r>
                    </w:p>
                    <w:p w14:paraId="3D25FD82" w14:textId="77777777" w:rsidR="00435287" w:rsidRPr="00AE0C59" w:rsidRDefault="00435287" w:rsidP="00C060CF">
                      <w:pPr>
                        <w:pStyle w:val="BodyPubs"/>
                        <w:numPr>
                          <w:ilvl w:val="1"/>
                          <w:numId w:val="13"/>
                        </w:numPr>
                        <w:jc w:val="left"/>
                        <w:rPr>
                          <w:color w:val="000000" w:themeColor="text1"/>
                          <w:sz w:val="28"/>
                          <w:rPrChange w:id="307" w:author="Michael A Heroux" w:date="2013-10-11T13:17:00Z">
                            <w:rPr>
                              <w:color w:val="000000" w:themeColor="text1"/>
                            </w:rPr>
                          </w:rPrChange>
                        </w:rPr>
                      </w:pPr>
                      <w:proofErr w:type="gramStart"/>
                      <w:r w:rsidRPr="00AE0C59">
                        <w:rPr>
                          <w:color w:val="000000" w:themeColor="text1"/>
                          <w:sz w:val="28"/>
                          <w:rPrChange w:id="308" w:author="Michael A Heroux" w:date="2013-10-11T13:17:00Z">
                            <w:rPr>
                              <w:color w:val="000000" w:themeColor="text1"/>
                            </w:rPr>
                          </w:rPrChange>
                        </w:rPr>
                        <w:t>if</w:t>
                      </w:r>
                      <w:proofErr w:type="gramEnd"/>
                      <w:r w:rsidRPr="00AE0C59">
                        <w:rPr>
                          <w:color w:val="000000" w:themeColor="text1"/>
                          <w:sz w:val="28"/>
                          <w:rPrChange w:id="309" w:author="Michael A Heroux" w:date="2013-10-11T13:17:00Z">
                            <w:rPr>
                              <w:color w:val="000000" w:themeColor="text1"/>
                            </w:rPr>
                          </w:rPrChange>
                        </w:rPr>
                        <w:t xml:space="preserve"> </w:t>
                      </w:r>
                      <w:proofErr w:type="spellStart"/>
                      <w:r w:rsidRPr="00AE0C59">
                        <w:rPr>
                          <w:i/>
                          <w:color w:val="000000" w:themeColor="text1"/>
                          <w:sz w:val="28"/>
                          <w:rPrChange w:id="310" w:author="Michael A Heroux" w:date="2013-10-11T13:17:00Z">
                            <w:rPr>
                              <w:i/>
                              <w:color w:val="000000" w:themeColor="text1"/>
                            </w:rPr>
                          </w:rPrChange>
                        </w:rPr>
                        <w:t>i</w:t>
                      </w:r>
                      <w:proofErr w:type="spellEnd"/>
                      <w:r w:rsidRPr="00AE0C59">
                        <w:rPr>
                          <w:color w:val="000000" w:themeColor="text1"/>
                          <w:sz w:val="28"/>
                          <w:rPrChange w:id="311" w:author="Michael A Heroux" w:date="2013-10-11T13:17:00Z">
                            <w:rPr>
                              <w:color w:val="000000" w:themeColor="text1"/>
                            </w:rPr>
                          </w:rPrChange>
                        </w:rPr>
                        <w:t xml:space="preserve"> = 1</w:t>
                      </w:r>
                    </w:p>
                    <w:p w14:paraId="757B2975" w14:textId="77777777" w:rsidR="00435287" w:rsidRPr="00AE0C59" w:rsidRDefault="00435287" w:rsidP="00C060CF">
                      <w:pPr>
                        <w:pStyle w:val="BodyPubs"/>
                        <w:numPr>
                          <w:ilvl w:val="2"/>
                          <w:numId w:val="13"/>
                        </w:numPr>
                        <w:jc w:val="left"/>
                        <w:rPr>
                          <w:color w:val="000000" w:themeColor="text1"/>
                          <w:sz w:val="28"/>
                          <w:rPrChange w:id="312" w:author="Michael A Heroux" w:date="2013-10-11T13:17:00Z">
                            <w:rPr>
                              <w:color w:val="000000" w:themeColor="text1"/>
                            </w:rPr>
                          </w:rPrChange>
                        </w:rPr>
                      </w:pPr>
                      <w:proofErr w:type="gramStart"/>
                      <w:r w:rsidRPr="00AE0C59">
                        <w:rPr>
                          <w:i/>
                          <w:color w:val="000000" w:themeColor="text1"/>
                          <w:sz w:val="28"/>
                          <w:rPrChange w:id="313" w:author="Michael A Heroux" w:date="2013-10-11T13:17:00Z">
                            <w:rPr>
                              <w:i/>
                              <w:color w:val="000000" w:themeColor="text1"/>
                            </w:rPr>
                          </w:rPrChange>
                        </w:rPr>
                        <w:t>p</w:t>
                      </w:r>
                      <w:r w:rsidRPr="00AE0C59">
                        <w:rPr>
                          <w:i/>
                          <w:color w:val="000000" w:themeColor="text1"/>
                          <w:sz w:val="28"/>
                          <w:vertAlign w:val="subscript"/>
                          <w:rPrChange w:id="314" w:author="Michael A Heroux" w:date="2013-10-11T13:17:00Z">
                            <w:rPr>
                              <w:i/>
                              <w:color w:val="000000" w:themeColor="text1"/>
                              <w:vertAlign w:val="subscript"/>
                            </w:rPr>
                          </w:rPrChange>
                        </w:rPr>
                        <w:t>i</w:t>
                      </w:r>
                      <w:proofErr w:type="gramEnd"/>
                      <w:r w:rsidRPr="00AE0C59">
                        <w:rPr>
                          <w:color w:val="000000" w:themeColor="text1"/>
                          <w:sz w:val="28"/>
                          <w:rPrChange w:id="315" w:author="Michael A Heroux" w:date="2013-10-11T13:17:00Z">
                            <w:rPr>
                              <w:color w:val="000000" w:themeColor="text1"/>
                            </w:rPr>
                          </w:rPrChange>
                        </w:rPr>
                        <w:t xml:space="preserve"> := </w:t>
                      </w:r>
                      <w:proofErr w:type="spellStart"/>
                      <w:r w:rsidRPr="00AE0C59">
                        <w:rPr>
                          <w:i/>
                          <w:color w:val="000000" w:themeColor="text1"/>
                          <w:sz w:val="28"/>
                          <w:rPrChange w:id="316" w:author="Michael A Heroux" w:date="2013-10-11T13:17:00Z">
                            <w:rPr>
                              <w:i/>
                              <w:color w:val="000000" w:themeColor="text1"/>
                            </w:rPr>
                          </w:rPrChange>
                        </w:rPr>
                        <w:t>z</w:t>
                      </w:r>
                      <w:r w:rsidRPr="00AE0C59">
                        <w:rPr>
                          <w:i/>
                          <w:color w:val="000000" w:themeColor="text1"/>
                          <w:sz w:val="28"/>
                          <w:vertAlign w:val="subscript"/>
                          <w:rPrChange w:id="317" w:author="Michael A Heroux" w:date="2013-10-11T13:17:00Z">
                            <w:rPr>
                              <w:i/>
                              <w:color w:val="000000" w:themeColor="text1"/>
                              <w:vertAlign w:val="subscript"/>
                            </w:rPr>
                          </w:rPrChange>
                        </w:rPr>
                        <w:t>i</w:t>
                      </w:r>
                      <w:proofErr w:type="spellEnd"/>
                    </w:p>
                    <w:p w14:paraId="10F2676A" w14:textId="77777777" w:rsidR="00435287" w:rsidRPr="00AE0C59" w:rsidRDefault="00435287" w:rsidP="00C060CF">
                      <w:pPr>
                        <w:pStyle w:val="BodyPubs"/>
                        <w:numPr>
                          <w:ilvl w:val="2"/>
                          <w:numId w:val="13"/>
                        </w:numPr>
                        <w:jc w:val="left"/>
                        <w:rPr>
                          <w:color w:val="000000" w:themeColor="text1"/>
                          <w:sz w:val="28"/>
                          <w:rPrChange w:id="318" w:author="Michael A Heroux" w:date="2013-10-11T13:17:00Z">
                            <w:rPr>
                              <w:color w:val="000000" w:themeColor="text1"/>
                            </w:rPr>
                          </w:rPrChange>
                        </w:rPr>
                      </w:pPr>
                      <w:proofErr w:type="gramStart"/>
                      <w:r w:rsidRPr="00AE0C59">
                        <w:rPr>
                          <w:rFonts w:ascii="Symbol" w:hAnsi="Symbol"/>
                          <w:i/>
                          <w:color w:val="000000" w:themeColor="text1"/>
                          <w:sz w:val="28"/>
                          <w:rPrChange w:id="319"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320" w:author="Michael A Heroux" w:date="2013-10-11T13:17:00Z">
                            <w:rPr>
                              <w:i/>
                              <w:color w:val="000000" w:themeColor="text1"/>
                              <w:vertAlign w:val="subscript"/>
                            </w:rPr>
                          </w:rPrChange>
                        </w:rPr>
                        <w:t>i</w:t>
                      </w:r>
                      <w:proofErr w:type="spellEnd"/>
                      <w:r w:rsidRPr="00AE0C59">
                        <w:rPr>
                          <w:color w:val="000000" w:themeColor="text1"/>
                          <w:sz w:val="28"/>
                          <w:rPrChange w:id="321" w:author="Michael A Heroux" w:date="2013-10-11T13:17:00Z">
                            <w:rPr>
                              <w:color w:val="000000" w:themeColor="text1"/>
                            </w:rPr>
                          </w:rPrChange>
                        </w:rPr>
                        <w:t xml:space="preserve"> :=</w:t>
                      </w:r>
                      <w:proofErr w:type="gramEnd"/>
                      <w:r w:rsidRPr="00AE0C59">
                        <w:rPr>
                          <w:color w:val="000000" w:themeColor="text1"/>
                          <w:sz w:val="28"/>
                          <w:rPrChange w:id="322" w:author="Michael A Heroux" w:date="2013-10-11T13:17:00Z">
                            <w:rPr>
                              <w:color w:val="000000" w:themeColor="text1"/>
                            </w:rPr>
                          </w:rPrChange>
                        </w:rPr>
                        <w:t xml:space="preserve"> </w:t>
                      </w:r>
                      <w:proofErr w:type="spellStart"/>
                      <w:r w:rsidRPr="00AE0C59">
                        <w:rPr>
                          <w:rStyle w:val="PlainTextChar"/>
                          <w:sz w:val="22"/>
                          <w:rPrChange w:id="323" w:author="Michael A Heroux" w:date="2013-10-11T13:17:00Z">
                            <w:rPr>
                              <w:rStyle w:val="PlainTextChar"/>
                            </w:rPr>
                          </w:rPrChange>
                        </w:rPr>
                        <w:t>dot_product</w:t>
                      </w:r>
                      <w:proofErr w:type="spellEnd"/>
                      <w:r w:rsidRPr="00AE0C59">
                        <w:rPr>
                          <w:color w:val="000000" w:themeColor="text1"/>
                          <w:sz w:val="28"/>
                          <w:rPrChange w:id="324" w:author="Michael A Heroux" w:date="2013-10-11T13:17:00Z">
                            <w:rPr>
                              <w:color w:val="000000" w:themeColor="text1"/>
                            </w:rPr>
                          </w:rPrChange>
                        </w:rPr>
                        <w:t>(</w:t>
                      </w:r>
                      <w:r w:rsidRPr="00AE0C59">
                        <w:rPr>
                          <w:i/>
                          <w:color w:val="000000" w:themeColor="text1"/>
                          <w:sz w:val="28"/>
                          <w:rPrChange w:id="325" w:author="Michael A Heroux" w:date="2013-10-11T13:17:00Z">
                            <w:rPr>
                              <w:i/>
                              <w:color w:val="000000" w:themeColor="text1"/>
                            </w:rPr>
                          </w:rPrChange>
                        </w:rPr>
                        <w:t>r</w:t>
                      </w:r>
                      <w:r w:rsidRPr="00AE0C59">
                        <w:rPr>
                          <w:i/>
                          <w:color w:val="000000" w:themeColor="text1"/>
                          <w:sz w:val="28"/>
                          <w:vertAlign w:val="subscript"/>
                          <w:rPrChange w:id="326" w:author="Michael A Heroux" w:date="2013-10-11T13:17:00Z">
                            <w:rPr>
                              <w:i/>
                              <w:color w:val="000000" w:themeColor="text1"/>
                              <w:vertAlign w:val="subscript"/>
                            </w:rPr>
                          </w:rPrChange>
                        </w:rPr>
                        <w:t>i-1</w:t>
                      </w:r>
                      <w:r w:rsidRPr="00AE0C59">
                        <w:rPr>
                          <w:color w:val="000000" w:themeColor="text1"/>
                          <w:sz w:val="28"/>
                          <w:rPrChange w:id="327" w:author="Michael A Heroux" w:date="2013-10-11T13:17:00Z">
                            <w:rPr>
                              <w:color w:val="000000" w:themeColor="text1"/>
                            </w:rPr>
                          </w:rPrChange>
                        </w:rPr>
                        <w:t xml:space="preserve">, </w:t>
                      </w:r>
                      <w:r w:rsidRPr="00AE0C59">
                        <w:rPr>
                          <w:i/>
                          <w:color w:val="000000" w:themeColor="text1"/>
                          <w:sz w:val="28"/>
                          <w:rPrChange w:id="328" w:author="Michael A Heroux" w:date="2013-10-11T13:17:00Z">
                            <w:rPr>
                              <w:i/>
                              <w:color w:val="000000" w:themeColor="text1"/>
                            </w:rPr>
                          </w:rPrChange>
                        </w:rPr>
                        <w:t>z</w:t>
                      </w:r>
                      <w:r w:rsidRPr="00AE0C59">
                        <w:rPr>
                          <w:color w:val="000000" w:themeColor="text1"/>
                          <w:sz w:val="28"/>
                          <w:rPrChange w:id="329" w:author="Michael A Heroux" w:date="2013-10-11T13:17:00Z">
                            <w:rPr>
                              <w:color w:val="000000" w:themeColor="text1"/>
                            </w:rPr>
                          </w:rPrChange>
                        </w:rPr>
                        <w:t>)</w:t>
                      </w:r>
                    </w:p>
                    <w:p w14:paraId="3E76155D" w14:textId="77777777" w:rsidR="00435287" w:rsidRPr="00AE0C59" w:rsidRDefault="00435287" w:rsidP="00C060CF">
                      <w:pPr>
                        <w:pStyle w:val="BodyPubs"/>
                        <w:numPr>
                          <w:ilvl w:val="1"/>
                          <w:numId w:val="13"/>
                        </w:numPr>
                        <w:jc w:val="left"/>
                        <w:rPr>
                          <w:color w:val="000000" w:themeColor="text1"/>
                          <w:sz w:val="28"/>
                          <w:rPrChange w:id="330" w:author="Michael A Heroux" w:date="2013-10-11T13:17:00Z">
                            <w:rPr>
                              <w:color w:val="000000" w:themeColor="text1"/>
                            </w:rPr>
                          </w:rPrChange>
                        </w:rPr>
                      </w:pPr>
                      <w:proofErr w:type="gramStart"/>
                      <w:r w:rsidRPr="00AE0C59">
                        <w:rPr>
                          <w:color w:val="000000" w:themeColor="text1"/>
                          <w:sz w:val="28"/>
                          <w:rPrChange w:id="331" w:author="Michael A Heroux" w:date="2013-10-11T13:17:00Z">
                            <w:rPr>
                              <w:color w:val="000000" w:themeColor="text1"/>
                            </w:rPr>
                          </w:rPrChange>
                        </w:rPr>
                        <w:t>else</w:t>
                      </w:r>
                      <w:proofErr w:type="gramEnd"/>
                    </w:p>
                    <w:p w14:paraId="531E720B" w14:textId="77777777" w:rsidR="00435287" w:rsidRPr="00AE0C59" w:rsidRDefault="00435287" w:rsidP="00C060CF">
                      <w:pPr>
                        <w:pStyle w:val="BodyPubs"/>
                        <w:numPr>
                          <w:ilvl w:val="2"/>
                          <w:numId w:val="13"/>
                        </w:numPr>
                        <w:jc w:val="left"/>
                        <w:rPr>
                          <w:color w:val="000000" w:themeColor="text1"/>
                          <w:sz w:val="28"/>
                          <w:rPrChange w:id="332" w:author="Michael A Heroux" w:date="2013-10-11T13:17:00Z">
                            <w:rPr>
                              <w:color w:val="000000" w:themeColor="text1"/>
                            </w:rPr>
                          </w:rPrChange>
                        </w:rPr>
                      </w:pPr>
                      <w:proofErr w:type="gramStart"/>
                      <w:r w:rsidRPr="00AE0C59">
                        <w:rPr>
                          <w:rFonts w:ascii="Symbol" w:hAnsi="Symbol"/>
                          <w:i/>
                          <w:color w:val="000000" w:themeColor="text1"/>
                          <w:sz w:val="28"/>
                          <w:rPrChange w:id="333"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334" w:author="Michael A Heroux" w:date="2013-10-11T13:17:00Z">
                            <w:rPr>
                              <w:i/>
                              <w:color w:val="000000" w:themeColor="text1"/>
                              <w:vertAlign w:val="subscript"/>
                            </w:rPr>
                          </w:rPrChange>
                        </w:rPr>
                        <w:t>i</w:t>
                      </w:r>
                      <w:proofErr w:type="spellEnd"/>
                      <w:r w:rsidRPr="00AE0C59">
                        <w:rPr>
                          <w:color w:val="000000" w:themeColor="text1"/>
                          <w:sz w:val="28"/>
                          <w:rPrChange w:id="335" w:author="Michael A Heroux" w:date="2013-10-11T13:17:00Z">
                            <w:rPr>
                              <w:color w:val="000000" w:themeColor="text1"/>
                            </w:rPr>
                          </w:rPrChange>
                        </w:rPr>
                        <w:t xml:space="preserve"> :=</w:t>
                      </w:r>
                      <w:proofErr w:type="gramEnd"/>
                      <w:r w:rsidRPr="00AE0C59">
                        <w:rPr>
                          <w:color w:val="000000" w:themeColor="text1"/>
                          <w:sz w:val="28"/>
                          <w:rPrChange w:id="336" w:author="Michael A Heroux" w:date="2013-10-11T13:17:00Z">
                            <w:rPr>
                              <w:color w:val="000000" w:themeColor="text1"/>
                            </w:rPr>
                          </w:rPrChange>
                        </w:rPr>
                        <w:t xml:space="preserve"> </w:t>
                      </w:r>
                      <w:proofErr w:type="spellStart"/>
                      <w:r w:rsidRPr="00AE0C59">
                        <w:rPr>
                          <w:rStyle w:val="PlainTextChar"/>
                          <w:sz w:val="22"/>
                          <w:rPrChange w:id="337" w:author="Michael A Heroux" w:date="2013-10-11T13:17:00Z">
                            <w:rPr>
                              <w:rStyle w:val="PlainTextChar"/>
                            </w:rPr>
                          </w:rPrChange>
                        </w:rPr>
                        <w:t>dot_product</w:t>
                      </w:r>
                      <w:proofErr w:type="spellEnd"/>
                      <w:r w:rsidRPr="00AE0C59">
                        <w:rPr>
                          <w:color w:val="000000" w:themeColor="text1"/>
                          <w:sz w:val="28"/>
                          <w:rPrChange w:id="338" w:author="Michael A Heroux" w:date="2013-10-11T13:17:00Z">
                            <w:rPr>
                              <w:color w:val="000000" w:themeColor="text1"/>
                            </w:rPr>
                          </w:rPrChange>
                        </w:rPr>
                        <w:t>(</w:t>
                      </w:r>
                      <w:r w:rsidRPr="00AE0C59">
                        <w:rPr>
                          <w:i/>
                          <w:color w:val="000000" w:themeColor="text1"/>
                          <w:sz w:val="28"/>
                          <w:rPrChange w:id="339" w:author="Michael A Heroux" w:date="2013-10-11T13:17:00Z">
                            <w:rPr>
                              <w:i/>
                              <w:color w:val="000000" w:themeColor="text1"/>
                            </w:rPr>
                          </w:rPrChange>
                        </w:rPr>
                        <w:t>r</w:t>
                      </w:r>
                      <w:r w:rsidRPr="00AE0C59">
                        <w:rPr>
                          <w:i/>
                          <w:color w:val="000000" w:themeColor="text1"/>
                          <w:sz w:val="28"/>
                          <w:vertAlign w:val="subscript"/>
                          <w:rPrChange w:id="340" w:author="Michael A Heroux" w:date="2013-10-11T13:17:00Z">
                            <w:rPr>
                              <w:i/>
                              <w:color w:val="000000" w:themeColor="text1"/>
                              <w:vertAlign w:val="subscript"/>
                            </w:rPr>
                          </w:rPrChange>
                        </w:rPr>
                        <w:t>i-1</w:t>
                      </w:r>
                      <w:r w:rsidRPr="00AE0C59">
                        <w:rPr>
                          <w:color w:val="000000" w:themeColor="text1"/>
                          <w:sz w:val="28"/>
                          <w:rPrChange w:id="341" w:author="Michael A Heroux" w:date="2013-10-11T13:17:00Z">
                            <w:rPr>
                              <w:color w:val="000000" w:themeColor="text1"/>
                            </w:rPr>
                          </w:rPrChange>
                        </w:rPr>
                        <w:t xml:space="preserve">, </w:t>
                      </w:r>
                      <w:r w:rsidRPr="00AE0C59">
                        <w:rPr>
                          <w:i/>
                          <w:color w:val="000000" w:themeColor="text1"/>
                          <w:sz w:val="28"/>
                          <w:rPrChange w:id="342" w:author="Michael A Heroux" w:date="2013-10-11T13:17:00Z">
                            <w:rPr>
                              <w:i/>
                              <w:color w:val="000000" w:themeColor="text1"/>
                            </w:rPr>
                          </w:rPrChange>
                        </w:rPr>
                        <w:t>z</w:t>
                      </w:r>
                      <w:r w:rsidRPr="00AE0C59">
                        <w:rPr>
                          <w:color w:val="000000" w:themeColor="text1"/>
                          <w:sz w:val="28"/>
                          <w:rPrChange w:id="343" w:author="Michael A Heroux" w:date="2013-10-11T13:17:00Z">
                            <w:rPr>
                              <w:color w:val="000000" w:themeColor="text1"/>
                            </w:rPr>
                          </w:rPrChange>
                        </w:rPr>
                        <w:t>)</w:t>
                      </w:r>
                    </w:p>
                    <w:p w14:paraId="5209E0FE" w14:textId="77777777" w:rsidR="00435287" w:rsidRPr="00AE0C59" w:rsidRDefault="00435287" w:rsidP="00C060CF">
                      <w:pPr>
                        <w:pStyle w:val="BodyPubs"/>
                        <w:numPr>
                          <w:ilvl w:val="2"/>
                          <w:numId w:val="13"/>
                        </w:numPr>
                        <w:jc w:val="left"/>
                        <w:rPr>
                          <w:color w:val="000000" w:themeColor="text1"/>
                          <w:sz w:val="28"/>
                          <w:rPrChange w:id="344" w:author="Michael A Heroux" w:date="2013-10-11T13:17:00Z">
                            <w:rPr>
                              <w:color w:val="000000" w:themeColor="text1"/>
                            </w:rPr>
                          </w:rPrChange>
                        </w:rPr>
                      </w:pPr>
                      <w:proofErr w:type="gramStart"/>
                      <w:r w:rsidRPr="00AE0C59">
                        <w:rPr>
                          <w:rFonts w:ascii="Symbol" w:hAnsi="Symbol"/>
                          <w:i/>
                          <w:color w:val="000000" w:themeColor="text1"/>
                          <w:sz w:val="28"/>
                          <w:rPrChange w:id="345" w:author="Michael A Heroux" w:date="2013-10-11T13:17:00Z">
                            <w:rPr>
                              <w:rFonts w:ascii="Symbol" w:hAnsi="Symbol"/>
                              <w:i/>
                              <w:color w:val="000000" w:themeColor="text1"/>
                            </w:rPr>
                          </w:rPrChange>
                        </w:rPr>
                        <w:t></w:t>
                      </w:r>
                      <w:r w:rsidRPr="00CD061F">
                        <w:rPr>
                          <w:i/>
                          <w:iCs/>
                          <w:color w:val="000000" w:themeColor="text1"/>
                          <w:sz w:val="28"/>
                          <w:szCs w:val="28"/>
                          <w:vertAlign w:val="subscript"/>
                          <w:rPrChange w:id="346" w:author="Michael A Heroux" w:date="2013-10-11T14:08:00Z">
                            <w:rPr>
                              <w:i/>
                              <w:color w:val="000000" w:themeColor="text1"/>
                            </w:rPr>
                          </w:rPrChange>
                        </w:rPr>
                        <w:t>i</w:t>
                      </w:r>
                      <w:r w:rsidRPr="00AE0C59">
                        <w:rPr>
                          <w:color w:val="000000" w:themeColor="text1"/>
                          <w:sz w:val="28"/>
                          <w:rPrChange w:id="347" w:author="Michael A Heroux" w:date="2013-10-11T13:17:00Z">
                            <w:rPr>
                              <w:color w:val="000000" w:themeColor="text1"/>
                            </w:rPr>
                          </w:rPrChange>
                        </w:rPr>
                        <w:t xml:space="preserve"> :=</w:t>
                      </w:r>
                      <w:proofErr w:type="gramEnd"/>
                      <w:r w:rsidRPr="00AE0C59">
                        <w:rPr>
                          <w:color w:val="000000" w:themeColor="text1"/>
                          <w:sz w:val="28"/>
                          <w:rPrChange w:id="348" w:author="Michael A Heroux" w:date="2013-10-11T13:17:00Z">
                            <w:rPr>
                              <w:color w:val="000000" w:themeColor="text1"/>
                            </w:rPr>
                          </w:rPrChange>
                        </w:rPr>
                        <w:t xml:space="preserve"> </w:t>
                      </w:r>
                      <w:r w:rsidRPr="00AE0C59">
                        <w:rPr>
                          <w:rFonts w:ascii="Symbol" w:hAnsi="Symbol"/>
                          <w:i/>
                          <w:color w:val="000000" w:themeColor="text1"/>
                          <w:sz w:val="28"/>
                          <w:rPrChange w:id="349"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350" w:author="Michael A Heroux" w:date="2013-10-11T13:17:00Z">
                            <w:rPr>
                              <w:i/>
                              <w:color w:val="000000" w:themeColor="text1"/>
                              <w:vertAlign w:val="subscript"/>
                            </w:rPr>
                          </w:rPrChange>
                        </w:rPr>
                        <w:t>i</w:t>
                      </w:r>
                      <w:proofErr w:type="spellEnd"/>
                      <w:r w:rsidRPr="00AE0C59">
                        <w:rPr>
                          <w:color w:val="000000" w:themeColor="text1"/>
                          <w:sz w:val="28"/>
                          <w:rPrChange w:id="351" w:author="Michael A Heroux" w:date="2013-10-11T13:17:00Z">
                            <w:rPr>
                              <w:color w:val="000000" w:themeColor="text1"/>
                            </w:rPr>
                          </w:rPrChange>
                        </w:rPr>
                        <w:t>/</w:t>
                      </w:r>
                      <w:r w:rsidRPr="00AE0C59">
                        <w:rPr>
                          <w:rFonts w:ascii="Symbol" w:hAnsi="Symbol"/>
                          <w:i/>
                          <w:color w:val="000000" w:themeColor="text1"/>
                          <w:sz w:val="28"/>
                          <w:rPrChange w:id="352" w:author="Michael A Heroux" w:date="2013-10-11T13:17:00Z">
                            <w:rPr>
                              <w:rFonts w:ascii="Symbol" w:hAnsi="Symbol"/>
                              <w:i/>
                              <w:color w:val="000000" w:themeColor="text1"/>
                            </w:rPr>
                          </w:rPrChange>
                        </w:rPr>
                        <w:t></w:t>
                      </w:r>
                      <w:r w:rsidRPr="00AE0C59">
                        <w:rPr>
                          <w:i/>
                          <w:color w:val="000000" w:themeColor="text1"/>
                          <w:sz w:val="28"/>
                          <w:vertAlign w:val="subscript"/>
                          <w:rPrChange w:id="353" w:author="Michael A Heroux" w:date="2013-10-11T13:17:00Z">
                            <w:rPr>
                              <w:i/>
                              <w:color w:val="000000" w:themeColor="text1"/>
                              <w:vertAlign w:val="subscript"/>
                            </w:rPr>
                          </w:rPrChange>
                        </w:rPr>
                        <w:t>i</w:t>
                      </w:r>
                      <w:r w:rsidRPr="00AE0C59">
                        <w:rPr>
                          <w:color w:val="000000" w:themeColor="text1"/>
                          <w:sz w:val="28"/>
                          <w:vertAlign w:val="subscript"/>
                          <w:rPrChange w:id="354" w:author="Michael A Heroux" w:date="2013-10-11T13:17:00Z">
                            <w:rPr>
                              <w:color w:val="000000" w:themeColor="text1"/>
                              <w:vertAlign w:val="subscript"/>
                            </w:rPr>
                          </w:rPrChange>
                        </w:rPr>
                        <w:t>-1</w:t>
                      </w:r>
                    </w:p>
                    <w:p w14:paraId="600957AC" w14:textId="77777777" w:rsidR="00435287" w:rsidRPr="00AE0C59" w:rsidRDefault="00435287" w:rsidP="00C060CF">
                      <w:pPr>
                        <w:pStyle w:val="BodyPubs"/>
                        <w:numPr>
                          <w:ilvl w:val="2"/>
                          <w:numId w:val="13"/>
                        </w:numPr>
                        <w:jc w:val="left"/>
                        <w:rPr>
                          <w:color w:val="000000" w:themeColor="text1"/>
                          <w:sz w:val="28"/>
                          <w:rPrChange w:id="355" w:author="Michael A Heroux" w:date="2013-10-11T13:17:00Z">
                            <w:rPr>
                              <w:color w:val="000000" w:themeColor="text1"/>
                            </w:rPr>
                          </w:rPrChange>
                        </w:rPr>
                      </w:pPr>
                      <w:proofErr w:type="gramStart"/>
                      <w:r w:rsidRPr="00AE0C59">
                        <w:rPr>
                          <w:i/>
                          <w:color w:val="000000" w:themeColor="text1"/>
                          <w:sz w:val="28"/>
                          <w:rPrChange w:id="356" w:author="Michael A Heroux" w:date="2013-10-11T13:17:00Z">
                            <w:rPr>
                              <w:i/>
                              <w:color w:val="000000" w:themeColor="text1"/>
                            </w:rPr>
                          </w:rPrChange>
                        </w:rPr>
                        <w:t>p</w:t>
                      </w:r>
                      <w:r w:rsidRPr="00AE0C59">
                        <w:rPr>
                          <w:i/>
                          <w:color w:val="000000" w:themeColor="text1"/>
                          <w:sz w:val="28"/>
                          <w:vertAlign w:val="subscript"/>
                          <w:rPrChange w:id="357" w:author="Michael A Heroux" w:date="2013-10-11T13:17:00Z">
                            <w:rPr>
                              <w:i/>
                              <w:color w:val="000000" w:themeColor="text1"/>
                              <w:vertAlign w:val="subscript"/>
                            </w:rPr>
                          </w:rPrChange>
                        </w:rPr>
                        <w:t>i</w:t>
                      </w:r>
                      <w:proofErr w:type="gramEnd"/>
                      <w:r w:rsidRPr="00AE0C59">
                        <w:rPr>
                          <w:color w:val="000000" w:themeColor="text1"/>
                          <w:sz w:val="28"/>
                          <w:rPrChange w:id="358" w:author="Michael A Heroux" w:date="2013-10-11T13:17:00Z">
                            <w:rPr>
                              <w:color w:val="000000" w:themeColor="text1"/>
                            </w:rPr>
                          </w:rPrChange>
                        </w:rPr>
                        <w:t xml:space="preserve"> := </w:t>
                      </w:r>
                      <w:r w:rsidRPr="00AE0C59">
                        <w:rPr>
                          <w:rFonts w:ascii="Symbol" w:hAnsi="Symbol"/>
                          <w:i/>
                          <w:color w:val="000000" w:themeColor="text1"/>
                          <w:sz w:val="28"/>
                          <w:rPrChange w:id="359"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360" w:author="Michael A Heroux" w:date="2013-10-11T13:17:00Z">
                            <w:rPr>
                              <w:i/>
                              <w:color w:val="000000" w:themeColor="text1"/>
                              <w:vertAlign w:val="subscript"/>
                            </w:rPr>
                          </w:rPrChange>
                        </w:rPr>
                        <w:t>i</w:t>
                      </w:r>
                      <w:proofErr w:type="spellEnd"/>
                      <w:r w:rsidRPr="00AE0C59">
                        <w:rPr>
                          <w:color w:val="000000" w:themeColor="text1"/>
                          <w:sz w:val="28"/>
                          <w:rPrChange w:id="361" w:author="Michael A Heroux" w:date="2013-10-11T13:17:00Z">
                            <w:rPr>
                              <w:color w:val="000000" w:themeColor="text1"/>
                            </w:rPr>
                          </w:rPrChange>
                        </w:rPr>
                        <w:t>*</w:t>
                      </w:r>
                      <w:r w:rsidRPr="00AE0C59">
                        <w:rPr>
                          <w:i/>
                          <w:color w:val="000000" w:themeColor="text1"/>
                          <w:sz w:val="28"/>
                          <w:rPrChange w:id="362" w:author="Michael A Heroux" w:date="2013-10-11T13:17:00Z">
                            <w:rPr>
                              <w:i/>
                              <w:color w:val="000000" w:themeColor="text1"/>
                            </w:rPr>
                          </w:rPrChange>
                        </w:rPr>
                        <w:t>p</w:t>
                      </w:r>
                      <w:r w:rsidRPr="00AE0C59">
                        <w:rPr>
                          <w:i/>
                          <w:color w:val="000000" w:themeColor="text1"/>
                          <w:sz w:val="28"/>
                          <w:vertAlign w:val="subscript"/>
                          <w:rPrChange w:id="363" w:author="Michael A Heroux" w:date="2013-10-11T13:17:00Z">
                            <w:rPr>
                              <w:i/>
                              <w:color w:val="000000" w:themeColor="text1"/>
                              <w:vertAlign w:val="subscript"/>
                            </w:rPr>
                          </w:rPrChange>
                        </w:rPr>
                        <w:t>i-1</w:t>
                      </w:r>
                      <w:r w:rsidRPr="00AE0C59">
                        <w:rPr>
                          <w:color w:val="000000" w:themeColor="text1"/>
                          <w:sz w:val="28"/>
                          <w:rPrChange w:id="364" w:author="Michael A Heroux" w:date="2013-10-11T13:17:00Z">
                            <w:rPr>
                              <w:color w:val="000000" w:themeColor="text1"/>
                            </w:rPr>
                          </w:rPrChange>
                        </w:rPr>
                        <w:t>+</w:t>
                      </w:r>
                      <w:r w:rsidRPr="00AE0C59">
                        <w:rPr>
                          <w:i/>
                          <w:color w:val="000000" w:themeColor="text1"/>
                          <w:sz w:val="28"/>
                          <w:rPrChange w:id="365" w:author="Michael A Heroux" w:date="2013-10-11T13:17:00Z">
                            <w:rPr>
                              <w:i/>
                              <w:color w:val="000000" w:themeColor="text1"/>
                            </w:rPr>
                          </w:rPrChange>
                        </w:rPr>
                        <w:t>z</w:t>
                      </w:r>
                      <w:r w:rsidRPr="00AE0C59">
                        <w:rPr>
                          <w:i/>
                          <w:color w:val="000000" w:themeColor="text1"/>
                          <w:sz w:val="28"/>
                          <w:vertAlign w:val="subscript"/>
                          <w:rPrChange w:id="366" w:author="Michael A Heroux" w:date="2013-10-11T13:17:00Z">
                            <w:rPr>
                              <w:i/>
                              <w:color w:val="000000" w:themeColor="text1"/>
                              <w:vertAlign w:val="subscript"/>
                            </w:rPr>
                          </w:rPrChange>
                        </w:rPr>
                        <w:t>i</w:t>
                      </w:r>
                    </w:p>
                    <w:p w14:paraId="617554CC" w14:textId="77777777" w:rsidR="00435287" w:rsidRPr="00AE0C59" w:rsidRDefault="00435287" w:rsidP="00C060CF">
                      <w:pPr>
                        <w:pStyle w:val="BodyPubs"/>
                        <w:numPr>
                          <w:ilvl w:val="1"/>
                          <w:numId w:val="13"/>
                        </w:numPr>
                        <w:jc w:val="left"/>
                        <w:rPr>
                          <w:color w:val="000000" w:themeColor="text1"/>
                          <w:sz w:val="28"/>
                          <w:rPrChange w:id="367" w:author="Michael A Heroux" w:date="2013-10-11T13:17:00Z">
                            <w:rPr>
                              <w:color w:val="000000" w:themeColor="text1"/>
                            </w:rPr>
                          </w:rPrChange>
                        </w:rPr>
                      </w:pPr>
                      <w:proofErr w:type="gramStart"/>
                      <w:r w:rsidRPr="00AE0C59">
                        <w:rPr>
                          <w:color w:val="000000" w:themeColor="text1"/>
                          <w:sz w:val="28"/>
                          <w:rPrChange w:id="368" w:author="Michael A Heroux" w:date="2013-10-11T13:17:00Z">
                            <w:rPr>
                              <w:color w:val="000000" w:themeColor="text1"/>
                            </w:rPr>
                          </w:rPrChange>
                        </w:rPr>
                        <w:t>end</w:t>
                      </w:r>
                      <w:proofErr w:type="gramEnd"/>
                      <w:r w:rsidRPr="00AE0C59">
                        <w:rPr>
                          <w:color w:val="000000" w:themeColor="text1"/>
                          <w:sz w:val="28"/>
                          <w:rPrChange w:id="369" w:author="Michael A Heroux" w:date="2013-10-11T13:17:00Z">
                            <w:rPr>
                              <w:color w:val="000000" w:themeColor="text1"/>
                            </w:rPr>
                          </w:rPrChange>
                        </w:rPr>
                        <w:t xml:space="preserve"> if</w:t>
                      </w:r>
                    </w:p>
                    <w:p w14:paraId="6D4304DA" w14:textId="77777777" w:rsidR="00435287" w:rsidRPr="00AE0C59" w:rsidRDefault="00435287" w:rsidP="00C060CF">
                      <w:pPr>
                        <w:pStyle w:val="BodyPubs"/>
                        <w:numPr>
                          <w:ilvl w:val="1"/>
                          <w:numId w:val="13"/>
                        </w:numPr>
                        <w:jc w:val="left"/>
                        <w:rPr>
                          <w:color w:val="000000" w:themeColor="text1"/>
                          <w:sz w:val="28"/>
                          <w:rPrChange w:id="370" w:author="Michael A Heroux" w:date="2013-10-11T13:17:00Z">
                            <w:rPr>
                              <w:color w:val="000000" w:themeColor="text1"/>
                            </w:rPr>
                          </w:rPrChange>
                        </w:rPr>
                      </w:pPr>
                      <w:proofErr w:type="gramStart"/>
                      <w:r w:rsidRPr="00AE0C59">
                        <w:rPr>
                          <w:rFonts w:ascii="Symbol" w:hAnsi="Symbol"/>
                          <w:i/>
                          <w:color w:val="000000" w:themeColor="text1"/>
                          <w:sz w:val="28"/>
                          <w:rPrChange w:id="371"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372" w:author="Michael A Heroux" w:date="2013-10-11T13:17:00Z">
                            <w:rPr>
                              <w:i/>
                              <w:color w:val="000000" w:themeColor="text1"/>
                              <w:vertAlign w:val="subscript"/>
                            </w:rPr>
                          </w:rPrChange>
                        </w:rPr>
                        <w:t>i</w:t>
                      </w:r>
                      <w:proofErr w:type="spellEnd"/>
                      <w:r w:rsidRPr="00AE0C59">
                        <w:rPr>
                          <w:color w:val="000000" w:themeColor="text1"/>
                          <w:sz w:val="28"/>
                          <w:rPrChange w:id="373" w:author="Michael A Heroux" w:date="2013-10-11T13:17:00Z">
                            <w:rPr>
                              <w:color w:val="000000" w:themeColor="text1"/>
                            </w:rPr>
                          </w:rPrChange>
                        </w:rPr>
                        <w:t xml:space="preserve"> :=</w:t>
                      </w:r>
                      <w:proofErr w:type="gramEnd"/>
                      <w:r w:rsidRPr="00AE0C59">
                        <w:rPr>
                          <w:color w:val="000000" w:themeColor="text1"/>
                          <w:sz w:val="28"/>
                          <w:rPrChange w:id="374" w:author="Michael A Heroux" w:date="2013-10-11T13:17:00Z">
                            <w:rPr>
                              <w:color w:val="000000" w:themeColor="text1"/>
                            </w:rPr>
                          </w:rPrChange>
                        </w:rPr>
                        <w:t xml:space="preserve"> </w:t>
                      </w:r>
                      <w:proofErr w:type="spellStart"/>
                      <w:r w:rsidRPr="00AE0C59">
                        <w:rPr>
                          <w:rStyle w:val="PlainTextChar"/>
                          <w:sz w:val="22"/>
                          <w:rPrChange w:id="375" w:author="Michael A Heroux" w:date="2013-10-11T13:17:00Z">
                            <w:rPr>
                              <w:rStyle w:val="PlainTextChar"/>
                            </w:rPr>
                          </w:rPrChange>
                        </w:rPr>
                        <w:t>dot_product</w:t>
                      </w:r>
                      <w:proofErr w:type="spellEnd"/>
                      <w:r w:rsidRPr="00AE0C59">
                        <w:rPr>
                          <w:color w:val="000000" w:themeColor="text1"/>
                          <w:sz w:val="28"/>
                          <w:rPrChange w:id="376" w:author="Michael A Heroux" w:date="2013-10-11T13:17:00Z">
                            <w:rPr>
                              <w:color w:val="000000" w:themeColor="text1"/>
                            </w:rPr>
                          </w:rPrChange>
                        </w:rPr>
                        <w:t>(</w:t>
                      </w:r>
                      <w:r w:rsidRPr="00AE0C59">
                        <w:rPr>
                          <w:i/>
                          <w:color w:val="000000" w:themeColor="text1"/>
                          <w:sz w:val="28"/>
                          <w:rPrChange w:id="377" w:author="Michael A Heroux" w:date="2013-10-11T13:17:00Z">
                            <w:rPr>
                              <w:i/>
                              <w:color w:val="000000" w:themeColor="text1"/>
                            </w:rPr>
                          </w:rPrChange>
                        </w:rPr>
                        <w:t>r</w:t>
                      </w:r>
                      <w:r w:rsidRPr="00AE0C59">
                        <w:rPr>
                          <w:i/>
                          <w:color w:val="000000" w:themeColor="text1"/>
                          <w:sz w:val="28"/>
                          <w:vertAlign w:val="subscript"/>
                          <w:rPrChange w:id="378" w:author="Michael A Heroux" w:date="2013-10-11T13:17:00Z">
                            <w:rPr>
                              <w:i/>
                              <w:color w:val="000000" w:themeColor="text1"/>
                              <w:vertAlign w:val="subscript"/>
                            </w:rPr>
                          </w:rPrChange>
                        </w:rPr>
                        <w:t>i-1</w:t>
                      </w:r>
                      <w:r w:rsidRPr="00AE0C59">
                        <w:rPr>
                          <w:color w:val="000000" w:themeColor="text1"/>
                          <w:sz w:val="28"/>
                          <w:rPrChange w:id="379" w:author="Michael A Heroux" w:date="2013-10-11T13:17:00Z">
                            <w:rPr>
                              <w:color w:val="000000" w:themeColor="text1"/>
                            </w:rPr>
                          </w:rPrChange>
                        </w:rPr>
                        <w:t xml:space="preserve">, </w:t>
                      </w:r>
                      <w:proofErr w:type="spellStart"/>
                      <w:r w:rsidRPr="00AE0C59">
                        <w:rPr>
                          <w:i/>
                          <w:color w:val="000000" w:themeColor="text1"/>
                          <w:sz w:val="28"/>
                          <w:rPrChange w:id="380" w:author="Michael A Heroux" w:date="2013-10-11T13:17:00Z">
                            <w:rPr>
                              <w:i/>
                              <w:color w:val="000000" w:themeColor="text1"/>
                            </w:rPr>
                          </w:rPrChange>
                        </w:rPr>
                        <w:t>z</w:t>
                      </w:r>
                      <w:r w:rsidRPr="00AE0C59">
                        <w:rPr>
                          <w:i/>
                          <w:color w:val="000000" w:themeColor="text1"/>
                          <w:sz w:val="28"/>
                          <w:vertAlign w:val="subscript"/>
                          <w:rPrChange w:id="381" w:author="Michael A Heroux" w:date="2013-10-11T13:17:00Z">
                            <w:rPr>
                              <w:i/>
                              <w:color w:val="000000" w:themeColor="text1"/>
                              <w:vertAlign w:val="subscript"/>
                            </w:rPr>
                          </w:rPrChange>
                        </w:rPr>
                        <w:t>i</w:t>
                      </w:r>
                      <w:proofErr w:type="spellEnd"/>
                      <w:r w:rsidRPr="00AE0C59">
                        <w:rPr>
                          <w:color w:val="000000" w:themeColor="text1"/>
                          <w:sz w:val="28"/>
                          <w:rPrChange w:id="382" w:author="Michael A Heroux" w:date="2013-10-11T13:17:00Z">
                            <w:rPr>
                              <w:color w:val="000000" w:themeColor="text1"/>
                            </w:rPr>
                          </w:rPrChange>
                        </w:rPr>
                        <w:t>) /</w:t>
                      </w:r>
                      <w:proofErr w:type="spellStart"/>
                      <w:r w:rsidRPr="00AE0C59">
                        <w:rPr>
                          <w:rStyle w:val="PlainTextChar"/>
                          <w:sz w:val="22"/>
                          <w:rPrChange w:id="383" w:author="Michael A Heroux" w:date="2013-10-11T13:17:00Z">
                            <w:rPr>
                              <w:rStyle w:val="PlainTextChar"/>
                            </w:rPr>
                          </w:rPrChange>
                        </w:rPr>
                        <w:t>dot_product</w:t>
                      </w:r>
                      <w:proofErr w:type="spellEnd"/>
                      <w:r w:rsidRPr="00AE0C59">
                        <w:rPr>
                          <w:color w:val="000000" w:themeColor="text1"/>
                          <w:sz w:val="28"/>
                          <w:rPrChange w:id="384" w:author="Michael A Heroux" w:date="2013-10-11T13:17:00Z">
                            <w:rPr>
                              <w:color w:val="000000" w:themeColor="text1"/>
                            </w:rPr>
                          </w:rPrChange>
                        </w:rPr>
                        <w:t>(</w:t>
                      </w:r>
                      <w:r w:rsidRPr="00AE0C59">
                        <w:rPr>
                          <w:i/>
                          <w:color w:val="000000" w:themeColor="text1"/>
                          <w:sz w:val="28"/>
                          <w:rPrChange w:id="385" w:author="Michael A Heroux" w:date="2013-10-11T13:17:00Z">
                            <w:rPr>
                              <w:i/>
                              <w:color w:val="000000" w:themeColor="text1"/>
                            </w:rPr>
                          </w:rPrChange>
                        </w:rPr>
                        <w:t>p</w:t>
                      </w:r>
                      <w:r w:rsidRPr="00AE0C59">
                        <w:rPr>
                          <w:i/>
                          <w:color w:val="000000" w:themeColor="text1"/>
                          <w:sz w:val="28"/>
                          <w:vertAlign w:val="subscript"/>
                          <w:rPrChange w:id="386" w:author="Michael A Heroux" w:date="2013-10-11T13:17:00Z">
                            <w:rPr>
                              <w:i/>
                              <w:color w:val="000000" w:themeColor="text1"/>
                              <w:vertAlign w:val="subscript"/>
                            </w:rPr>
                          </w:rPrChange>
                        </w:rPr>
                        <w:t>i</w:t>
                      </w:r>
                      <w:r w:rsidRPr="00AE0C59">
                        <w:rPr>
                          <w:color w:val="000000" w:themeColor="text1"/>
                          <w:sz w:val="28"/>
                          <w:rPrChange w:id="387" w:author="Michael A Heroux" w:date="2013-10-11T13:17:00Z">
                            <w:rPr>
                              <w:color w:val="000000" w:themeColor="text1"/>
                            </w:rPr>
                          </w:rPrChange>
                        </w:rPr>
                        <w:t xml:space="preserve">, </w:t>
                      </w:r>
                      <w:r w:rsidRPr="00AE0C59">
                        <w:rPr>
                          <w:i/>
                          <w:color w:val="000000" w:themeColor="text1"/>
                          <w:sz w:val="28"/>
                          <w:rPrChange w:id="388" w:author="Michael A Heroux" w:date="2013-10-11T13:17:00Z">
                            <w:rPr>
                              <w:i/>
                              <w:color w:val="000000" w:themeColor="text1"/>
                            </w:rPr>
                          </w:rPrChange>
                        </w:rPr>
                        <w:t>A</w:t>
                      </w:r>
                      <w:r w:rsidRPr="00AE0C59">
                        <w:rPr>
                          <w:color w:val="000000" w:themeColor="text1"/>
                          <w:sz w:val="28"/>
                          <w:rPrChange w:id="389" w:author="Michael A Heroux" w:date="2013-10-11T13:17:00Z">
                            <w:rPr>
                              <w:color w:val="000000" w:themeColor="text1"/>
                            </w:rPr>
                          </w:rPrChange>
                        </w:rPr>
                        <w:t>*</w:t>
                      </w:r>
                      <w:r w:rsidRPr="00AE0C59">
                        <w:rPr>
                          <w:i/>
                          <w:color w:val="000000" w:themeColor="text1"/>
                          <w:sz w:val="28"/>
                          <w:rPrChange w:id="390" w:author="Michael A Heroux" w:date="2013-10-11T13:17:00Z">
                            <w:rPr>
                              <w:i/>
                              <w:color w:val="000000" w:themeColor="text1"/>
                            </w:rPr>
                          </w:rPrChange>
                        </w:rPr>
                        <w:t>p</w:t>
                      </w:r>
                      <w:r w:rsidRPr="00AE0C59">
                        <w:rPr>
                          <w:i/>
                          <w:color w:val="000000" w:themeColor="text1"/>
                          <w:sz w:val="28"/>
                          <w:vertAlign w:val="subscript"/>
                          <w:rPrChange w:id="391" w:author="Michael A Heroux" w:date="2013-10-11T13:17:00Z">
                            <w:rPr>
                              <w:i/>
                              <w:color w:val="000000" w:themeColor="text1"/>
                              <w:vertAlign w:val="subscript"/>
                            </w:rPr>
                          </w:rPrChange>
                        </w:rPr>
                        <w:t>i</w:t>
                      </w:r>
                      <w:r w:rsidRPr="00AE0C59">
                        <w:rPr>
                          <w:color w:val="000000" w:themeColor="text1"/>
                          <w:sz w:val="28"/>
                          <w:rPrChange w:id="392" w:author="Michael A Heroux" w:date="2013-10-11T13:17:00Z">
                            <w:rPr>
                              <w:color w:val="000000" w:themeColor="text1"/>
                            </w:rPr>
                          </w:rPrChange>
                        </w:rPr>
                        <w:t>)</w:t>
                      </w:r>
                    </w:p>
                    <w:p w14:paraId="3F1E0ADE" w14:textId="77777777" w:rsidR="00435287" w:rsidRPr="00AE0C59" w:rsidRDefault="00435287" w:rsidP="00C060CF">
                      <w:pPr>
                        <w:pStyle w:val="BodyPubs"/>
                        <w:numPr>
                          <w:ilvl w:val="1"/>
                          <w:numId w:val="13"/>
                        </w:numPr>
                        <w:jc w:val="left"/>
                        <w:rPr>
                          <w:color w:val="000000" w:themeColor="text1"/>
                          <w:sz w:val="28"/>
                          <w:rPrChange w:id="393" w:author="Michael A Heroux" w:date="2013-10-11T13:17:00Z">
                            <w:rPr>
                              <w:color w:val="000000" w:themeColor="text1"/>
                            </w:rPr>
                          </w:rPrChange>
                        </w:rPr>
                      </w:pPr>
                      <w:proofErr w:type="gramStart"/>
                      <w:r w:rsidRPr="00AE0C59">
                        <w:rPr>
                          <w:i/>
                          <w:color w:val="000000" w:themeColor="text1"/>
                          <w:sz w:val="28"/>
                          <w:rPrChange w:id="394" w:author="Michael A Heroux" w:date="2013-10-11T13:17:00Z">
                            <w:rPr>
                              <w:i/>
                              <w:color w:val="000000" w:themeColor="text1"/>
                            </w:rPr>
                          </w:rPrChange>
                        </w:rPr>
                        <w:t>x</w:t>
                      </w:r>
                      <w:r w:rsidRPr="00AE0C59">
                        <w:rPr>
                          <w:i/>
                          <w:color w:val="000000" w:themeColor="text1"/>
                          <w:sz w:val="28"/>
                          <w:vertAlign w:val="subscript"/>
                          <w:rPrChange w:id="395" w:author="Michael A Heroux" w:date="2013-10-11T13:17:00Z">
                            <w:rPr>
                              <w:i/>
                              <w:color w:val="000000" w:themeColor="text1"/>
                              <w:vertAlign w:val="subscript"/>
                            </w:rPr>
                          </w:rPrChange>
                        </w:rPr>
                        <w:t>i</w:t>
                      </w:r>
                      <w:proofErr w:type="gramEnd"/>
                      <w:r w:rsidRPr="00AE0C59">
                        <w:rPr>
                          <w:i/>
                          <w:color w:val="000000" w:themeColor="text1"/>
                          <w:sz w:val="28"/>
                          <w:vertAlign w:val="subscript"/>
                          <w:rPrChange w:id="396" w:author="Michael A Heroux" w:date="2013-10-11T13:17:00Z">
                            <w:rPr>
                              <w:i/>
                              <w:color w:val="000000" w:themeColor="text1"/>
                              <w:vertAlign w:val="subscript"/>
                            </w:rPr>
                          </w:rPrChange>
                        </w:rPr>
                        <w:t>+1</w:t>
                      </w:r>
                      <w:r w:rsidRPr="00AE0C59">
                        <w:rPr>
                          <w:color w:val="000000" w:themeColor="text1"/>
                          <w:sz w:val="28"/>
                          <w:rPrChange w:id="397" w:author="Michael A Heroux" w:date="2013-10-11T13:17:00Z">
                            <w:rPr>
                              <w:color w:val="000000" w:themeColor="text1"/>
                            </w:rPr>
                          </w:rPrChange>
                        </w:rPr>
                        <w:t xml:space="preserve"> := </w:t>
                      </w:r>
                      <w:r w:rsidRPr="00AE0C59">
                        <w:rPr>
                          <w:i/>
                          <w:color w:val="000000" w:themeColor="text1"/>
                          <w:sz w:val="28"/>
                          <w:rPrChange w:id="398" w:author="Michael A Heroux" w:date="2013-10-11T13:17:00Z">
                            <w:rPr>
                              <w:i/>
                              <w:color w:val="000000" w:themeColor="text1"/>
                            </w:rPr>
                          </w:rPrChange>
                        </w:rPr>
                        <w:t>x</w:t>
                      </w:r>
                      <w:r w:rsidRPr="00AE0C59">
                        <w:rPr>
                          <w:i/>
                          <w:color w:val="000000" w:themeColor="text1"/>
                          <w:sz w:val="28"/>
                          <w:vertAlign w:val="subscript"/>
                          <w:rPrChange w:id="399" w:author="Michael A Heroux" w:date="2013-10-11T13:17:00Z">
                            <w:rPr>
                              <w:i/>
                              <w:color w:val="000000" w:themeColor="text1"/>
                              <w:vertAlign w:val="subscript"/>
                            </w:rPr>
                          </w:rPrChange>
                        </w:rPr>
                        <w:t>i</w:t>
                      </w:r>
                      <w:r w:rsidRPr="00AE0C59">
                        <w:rPr>
                          <w:color w:val="000000" w:themeColor="text1"/>
                          <w:sz w:val="28"/>
                          <w:rPrChange w:id="400" w:author="Michael A Heroux" w:date="2013-10-11T13:17:00Z">
                            <w:rPr>
                              <w:color w:val="000000" w:themeColor="text1"/>
                            </w:rPr>
                          </w:rPrChange>
                        </w:rPr>
                        <w:t xml:space="preserve"> + </w:t>
                      </w:r>
                      <w:r w:rsidRPr="00AE0C59">
                        <w:rPr>
                          <w:rFonts w:ascii="Symbol" w:hAnsi="Symbol"/>
                          <w:i/>
                          <w:color w:val="000000" w:themeColor="text1"/>
                          <w:sz w:val="28"/>
                          <w:rPrChange w:id="401"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402" w:author="Michael A Heroux" w:date="2013-10-11T13:17:00Z">
                            <w:rPr>
                              <w:i/>
                              <w:color w:val="000000" w:themeColor="text1"/>
                              <w:vertAlign w:val="subscript"/>
                            </w:rPr>
                          </w:rPrChange>
                        </w:rPr>
                        <w:t>i</w:t>
                      </w:r>
                      <w:proofErr w:type="spellEnd"/>
                      <w:r w:rsidRPr="00AE0C59">
                        <w:rPr>
                          <w:color w:val="000000" w:themeColor="text1"/>
                          <w:sz w:val="28"/>
                          <w:rPrChange w:id="403" w:author="Michael A Heroux" w:date="2013-10-11T13:17:00Z">
                            <w:rPr>
                              <w:color w:val="000000" w:themeColor="text1"/>
                            </w:rPr>
                          </w:rPrChange>
                        </w:rPr>
                        <w:t>*</w:t>
                      </w:r>
                      <w:r w:rsidRPr="00AE0C59">
                        <w:rPr>
                          <w:i/>
                          <w:color w:val="000000" w:themeColor="text1"/>
                          <w:sz w:val="28"/>
                          <w:rPrChange w:id="404" w:author="Michael A Heroux" w:date="2013-10-11T13:17:00Z">
                            <w:rPr>
                              <w:i/>
                              <w:color w:val="000000" w:themeColor="text1"/>
                            </w:rPr>
                          </w:rPrChange>
                        </w:rPr>
                        <w:t>p</w:t>
                      </w:r>
                      <w:r w:rsidRPr="00AE0C59">
                        <w:rPr>
                          <w:i/>
                          <w:color w:val="000000" w:themeColor="text1"/>
                          <w:sz w:val="28"/>
                          <w:vertAlign w:val="subscript"/>
                          <w:rPrChange w:id="405" w:author="Michael A Heroux" w:date="2013-10-11T13:17:00Z">
                            <w:rPr>
                              <w:i/>
                              <w:color w:val="000000" w:themeColor="text1"/>
                              <w:vertAlign w:val="subscript"/>
                            </w:rPr>
                          </w:rPrChange>
                        </w:rPr>
                        <w:t>i</w:t>
                      </w:r>
                    </w:p>
                    <w:p w14:paraId="7E93C13C" w14:textId="77777777" w:rsidR="00435287" w:rsidRPr="00AE0C59" w:rsidRDefault="00435287" w:rsidP="00C060CF">
                      <w:pPr>
                        <w:pStyle w:val="BodyPubs"/>
                        <w:numPr>
                          <w:ilvl w:val="1"/>
                          <w:numId w:val="13"/>
                        </w:numPr>
                        <w:jc w:val="left"/>
                        <w:rPr>
                          <w:color w:val="000000" w:themeColor="text1"/>
                          <w:sz w:val="28"/>
                          <w:rPrChange w:id="406" w:author="Michael A Heroux" w:date="2013-10-11T13:17:00Z">
                            <w:rPr>
                              <w:color w:val="000000" w:themeColor="text1"/>
                            </w:rPr>
                          </w:rPrChange>
                        </w:rPr>
                      </w:pPr>
                      <w:proofErr w:type="spellStart"/>
                      <w:proofErr w:type="gramStart"/>
                      <w:r w:rsidRPr="00AE0C59">
                        <w:rPr>
                          <w:i/>
                          <w:color w:val="000000" w:themeColor="text1"/>
                          <w:sz w:val="28"/>
                          <w:rPrChange w:id="407" w:author="Michael A Heroux" w:date="2013-10-11T13:17:00Z">
                            <w:rPr>
                              <w:i/>
                              <w:color w:val="000000" w:themeColor="text1"/>
                            </w:rPr>
                          </w:rPrChange>
                        </w:rPr>
                        <w:t>r</w:t>
                      </w:r>
                      <w:r w:rsidRPr="00AE0C59">
                        <w:rPr>
                          <w:i/>
                          <w:color w:val="000000" w:themeColor="text1"/>
                          <w:sz w:val="28"/>
                          <w:vertAlign w:val="subscript"/>
                          <w:rPrChange w:id="408" w:author="Michael A Heroux" w:date="2013-10-11T13:17:00Z">
                            <w:rPr>
                              <w:i/>
                              <w:color w:val="000000" w:themeColor="text1"/>
                              <w:vertAlign w:val="subscript"/>
                            </w:rPr>
                          </w:rPrChange>
                        </w:rPr>
                        <w:t>i</w:t>
                      </w:r>
                      <w:proofErr w:type="spellEnd"/>
                      <w:proofErr w:type="gramEnd"/>
                      <w:r w:rsidRPr="00AE0C59">
                        <w:rPr>
                          <w:color w:val="000000" w:themeColor="text1"/>
                          <w:sz w:val="28"/>
                          <w:rPrChange w:id="409" w:author="Michael A Heroux" w:date="2013-10-11T13:17:00Z">
                            <w:rPr>
                              <w:color w:val="000000" w:themeColor="text1"/>
                            </w:rPr>
                          </w:rPrChange>
                        </w:rPr>
                        <w:t xml:space="preserve"> := </w:t>
                      </w:r>
                      <w:r w:rsidRPr="00AE0C59">
                        <w:rPr>
                          <w:i/>
                          <w:color w:val="000000" w:themeColor="text1"/>
                          <w:sz w:val="28"/>
                          <w:rPrChange w:id="410" w:author="Michael A Heroux" w:date="2013-10-11T13:17:00Z">
                            <w:rPr>
                              <w:i/>
                              <w:color w:val="000000" w:themeColor="text1"/>
                            </w:rPr>
                          </w:rPrChange>
                        </w:rPr>
                        <w:t>r</w:t>
                      </w:r>
                      <w:r w:rsidRPr="00AE0C59">
                        <w:rPr>
                          <w:i/>
                          <w:color w:val="000000" w:themeColor="text1"/>
                          <w:sz w:val="28"/>
                          <w:vertAlign w:val="subscript"/>
                          <w:rPrChange w:id="411" w:author="Michael A Heroux" w:date="2013-10-11T13:17:00Z">
                            <w:rPr>
                              <w:i/>
                              <w:color w:val="000000" w:themeColor="text1"/>
                              <w:vertAlign w:val="subscript"/>
                            </w:rPr>
                          </w:rPrChange>
                        </w:rPr>
                        <w:t>i-1</w:t>
                      </w:r>
                      <w:r w:rsidRPr="00AE0C59">
                        <w:rPr>
                          <w:color w:val="000000" w:themeColor="text1"/>
                          <w:sz w:val="28"/>
                          <w:rPrChange w:id="412" w:author="Michael A Heroux" w:date="2013-10-11T13:17:00Z">
                            <w:rPr>
                              <w:color w:val="000000" w:themeColor="text1"/>
                            </w:rPr>
                          </w:rPrChange>
                        </w:rPr>
                        <w:t xml:space="preserve"> – </w:t>
                      </w:r>
                      <w:r w:rsidRPr="00AE0C59">
                        <w:rPr>
                          <w:rFonts w:ascii="Symbol" w:hAnsi="Symbol"/>
                          <w:i/>
                          <w:color w:val="000000" w:themeColor="text1"/>
                          <w:sz w:val="28"/>
                          <w:rPrChange w:id="413"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414" w:author="Michael A Heroux" w:date="2013-10-11T13:17:00Z">
                            <w:rPr>
                              <w:i/>
                              <w:color w:val="000000" w:themeColor="text1"/>
                              <w:vertAlign w:val="subscript"/>
                            </w:rPr>
                          </w:rPrChange>
                        </w:rPr>
                        <w:t>i</w:t>
                      </w:r>
                      <w:proofErr w:type="spellEnd"/>
                      <w:r w:rsidRPr="00AE0C59">
                        <w:rPr>
                          <w:color w:val="000000" w:themeColor="text1"/>
                          <w:sz w:val="28"/>
                          <w:rPrChange w:id="415" w:author="Michael A Heroux" w:date="2013-10-11T13:17:00Z">
                            <w:rPr>
                              <w:color w:val="000000" w:themeColor="text1"/>
                            </w:rPr>
                          </w:rPrChange>
                        </w:rPr>
                        <w:t>*</w:t>
                      </w:r>
                      <w:r w:rsidRPr="00AE0C59">
                        <w:rPr>
                          <w:i/>
                          <w:color w:val="000000" w:themeColor="text1"/>
                          <w:sz w:val="28"/>
                          <w:rPrChange w:id="416" w:author="Michael A Heroux" w:date="2013-10-11T13:17:00Z">
                            <w:rPr>
                              <w:i/>
                              <w:color w:val="000000" w:themeColor="text1"/>
                            </w:rPr>
                          </w:rPrChange>
                        </w:rPr>
                        <w:t>A</w:t>
                      </w:r>
                      <w:r w:rsidRPr="00AE0C59">
                        <w:rPr>
                          <w:color w:val="000000" w:themeColor="text1"/>
                          <w:sz w:val="28"/>
                          <w:rPrChange w:id="417" w:author="Michael A Heroux" w:date="2013-10-11T13:17:00Z">
                            <w:rPr>
                              <w:color w:val="000000" w:themeColor="text1"/>
                            </w:rPr>
                          </w:rPrChange>
                        </w:rPr>
                        <w:t>*</w:t>
                      </w:r>
                      <w:r w:rsidRPr="00AE0C59">
                        <w:rPr>
                          <w:i/>
                          <w:color w:val="000000" w:themeColor="text1"/>
                          <w:sz w:val="28"/>
                          <w:rPrChange w:id="418" w:author="Michael A Heroux" w:date="2013-10-11T13:17:00Z">
                            <w:rPr>
                              <w:i/>
                              <w:color w:val="000000" w:themeColor="text1"/>
                            </w:rPr>
                          </w:rPrChange>
                        </w:rPr>
                        <w:t>p</w:t>
                      </w:r>
                      <w:r w:rsidRPr="00AE0C59">
                        <w:rPr>
                          <w:i/>
                          <w:color w:val="000000" w:themeColor="text1"/>
                          <w:sz w:val="28"/>
                          <w:vertAlign w:val="subscript"/>
                          <w:rPrChange w:id="419" w:author="Michael A Heroux" w:date="2013-10-11T13:17:00Z">
                            <w:rPr>
                              <w:i/>
                              <w:color w:val="000000" w:themeColor="text1"/>
                              <w:vertAlign w:val="subscript"/>
                            </w:rPr>
                          </w:rPrChange>
                        </w:rPr>
                        <w:t>i</w:t>
                      </w:r>
                    </w:p>
                    <w:p w14:paraId="05690BCB" w14:textId="77777777" w:rsidR="00435287" w:rsidRPr="00AE0C59" w:rsidRDefault="00435287" w:rsidP="00C060CF">
                      <w:pPr>
                        <w:pStyle w:val="BodyPubs"/>
                        <w:numPr>
                          <w:ilvl w:val="1"/>
                          <w:numId w:val="13"/>
                        </w:numPr>
                        <w:jc w:val="left"/>
                        <w:rPr>
                          <w:color w:val="000000" w:themeColor="text1"/>
                          <w:sz w:val="28"/>
                          <w:rPrChange w:id="420" w:author="Michael A Heroux" w:date="2013-10-11T13:17:00Z">
                            <w:rPr>
                              <w:color w:val="000000" w:themeColor="text1"/>
                            </w:rPr>
                          </w:rPrChange>
                        </w:rPr>
                      </w:pPr>
                      <w:proofErr w:type="gramStart"/>
                      <w:r w:rsidRPr="00AE0C59">
                        <w:rPr>
                          <w:color w:val="000000" w:themeColor="text1"/>
                          <w:sz w:val="28"/>
                          <w:rPrChange w:id="421" w:author="Michael A Heroux" w:date="2013-10-11T13:17:00Z">
                            <w:rPr>
                              <w:color w:val="000000" w:themeColor="text1"/>
                            </w:rPr>
                          </w:rPrChange>
                        </w:rPr>
                        <w:t>if</w:t>
                      </w:r>
                      <w:proofErr w:type="gramEnd"/>
                      <w:r w:rsidRPr="00AE0C59">
                        <w:rPr>
                          <w:color w:val="000000" w:themeColor="text1"/>
                          <w:sz w:val="28"/>
                          <w:rPrChange w:id="422" w:author="Michael A Heroux" w:date="2013-10-11T13:17:00Z">
                            <w:rPr>
                              <w:color w:val="000000" w:themeColor="text1"/>
                            </w:rPr>
                          </w:rPrChange>
                        </w:rPr>
                        <w:t xml:space="preserve"> ||</w:t>
                      </w:r>
                      <w:proofErr w:type="spellStart"/>
                      <w:r w:rsidRPr="00AE0C59">
                        <w:rPr>
                          <w:i/>
                          <w:color w:val="000000" w:themeColor="text1"/>
                          <w:sz w:val="28"/>
                          <w:rPrChange w:id="423" w:author="Michael A Heroux" w:date="2013-10-11T13:17:00Z">
                            <w:rPr>
                              <w:i/>
                              <w:color w:val="000000" w:themeColor="text1"/>
                            </w:rPr>
                          </w:rPrChange>
                        </w:rPr>
                        <w:t>r</w:t>
                      </w:r>
                      <w:r w:rsidRPr="00AE0C59">
                        <w:rPr>
                          <w:i/>
                          <w:color w:val="000000" w:themeColor="text1"/>
                          <w:sz w:val="28"/>
                          <w:vertAlign w:val="subscript"/>
                          <w:rPrChange w:id="424" w:author="Michael A Heroux" w:date="2013-10-11T13:17:00Z">
                            <w:rPr>
                              <w:i/>
                              <w:color w:val="000000" w:themeColor="text1"/>
                              <w:vertAlign w:val="subscript"/>
                            </w:rPr>
                          </w:rPrChange>
                        </w:rPr>
                        <w:t>i</w:t>
                      </w:r>
                      <w:proofErr w:type="spellEnd"/>
                      <w:r w:rsidRPr="00AE0C59">
                        <w:rPr>
                          <w:color w:val="000000" w:themeColor="text1"/>
                          <w:sz w:val="28"/>
                          <w:rPrChange w:id="425" w:author="Michael A Heroux" w:date="2013-10-11T13:17:00Z">
                            <w:rPr>
                              <w:color w:val="000000" w:themeColor="text1"/>
                            </w:rPr>
                          </w:rPrChange>
                        </w:rPr>
                        <w:t>||</w:t>
                      </w:r>
                      <w:r w:rsidRPr="00AE0C59">
                        <w:rPr>
                          <w:color w:val="000000" w:themeColor="text1"/>
                          <w:sz w:val="28"/>
                          <w:vertAlign w:val="subscript"/>
                          <w:rPrChange w:id="426" w:author="Michael A Heroux" w:date="2013-10-11T13:17:00Z">
                            <w:rPr>
                              <w:color w:val="000000" w:themeColor="text1"/>
                              <w:vertAlign w:val="subscript"/>
                            </w:rPr>
                          </w:rPrChange>
                        </w:rPr>
                        <w:t>2</w:t>
                      </w:r>
                      <w:r w:rsidRPr="00AE0C59">
                        <w:rPr>
                          <w:color w:val="000000" w:themeColor="text1"/>
                          <w:sz w:val="28"/>
                          <w:rPrChange w:id="427" w:author="Michael A Heroux" w:date="2013-10-11T13:17:00Z">
                            <w:rPr>
                              <w:color w:val="000000" w:themeColor="text1"/>
                            </w:rPr>
                          </w:rPrChange>
                        </w:rPr>
                        <w:t xml:space="preserve"> &lt; tolerance then Stop</w:t>
                      </w:r>
                    </w:p>
                    <w:p w14:paraId="29F61AED" w14:textId="77777777" w:rsidR="00435287" w:rsidRPr="00AE0C59" w:rsidRDefault="00435287" w:rsidP="00C060CF">
                      <w:pPr>
                        <w:pStyle w:val="BodyPubs"/>
                        <w:numPr>
                          <w:ilvl w:val="0"/>
                          <w:numId w:val="13"/>
                        </w:numPr>
                        <w:jc w:val="left"/>
                        <w:rPr>
                          <w:color w:val="000000" w:themeColor="text1"/>
                          <w:sz w:val="28"/>
                          <w:rPrChange w:id="428" w:author="Michael A Heroux" w:date="2013-10-11T13:17:00Z">
                            <w:rPr>
                              <w:color w:val="000000" w:themeColor="text1"/>
                            </w:rPr>
                          </w:rPrChange>
                        </w:rPr>
                      </w:pPr>
                      <w:proofErr w:type="gramStart"/>
                      <w:r w:rsidRPr="00AE0C59">
                        <w:rPr>
                          <w:color w:val="000000" w:themeColor="text1"/>
                          <w:sz w:val="28"/>
                          <w:rPrChange w:id="429" w:author="Michael A Heroux" w:date="2013-10-11T13:17:00Z">
                            <w:rPr>
                              <w:color w:val="000000" w:themeColor="text1"/>
                            </w:rPr>
                          </w:rPrChange>
                        </w:rPr>
                        <w:t>end</w:t>
                      </w:r>
                      <w:proofErr w:type="gramEnd"/>
                      <w:r w:rsidRPr="00AE0C59">
                        <w:rPr>
                          <w:color w:val="000000" w:themeColor="text1"/>
                          <w:sz w:val="28"/>
                          <w:rPrChange w:id="430" w:author="Michael A Heroux" w:date="2013-10-11T13:17:00Z">
                            <w:rPr>
                              <w:color w:val="000000" w:themeColor="text1"/>
                            </w:rPr>
                          </w:rPrChange>
                        </w:rPr>
                        <w:t xml:space="preserve"> Loop</w:t>
                      </w:r>
                    </w:p>
                    <w:p w14:paraId="6173C811" w14:textId="77777777" w:rsidR="00435287" w:rsidRPr="00AE0C59" w:rsidRDefault="00435287" w:rsidP="00C060CF">
                      <w:pPr>
                        <w:rPr>
                          <w:sz w:val="28"/>
                          <w:rPrChange w:id="431" w:author="Michael A Heroux" w:date="2013-10-11T13:17:00Z">
                            <w:rPr/>
                          </w:rPrChange>
                        </w:rPr>
                      </w:pPr>
                    </w:p>
                    <w:p w14:paraId="1DECD845" w14:textId="77777777" w:rsidR="00435287" w:rsidRPr="00AE0C59" w:rsidRDefault="00435287" w:rsidP="00C060CF">
                      <w:pPr>
                        <w:rPr>
                          <w:sz w:val="28"/>
                          <w:rPrChange w:id="432" w:author="Michael A Heroux" w:date="2013-10-11T13:17:00Z">
                            <w:rPr/>
                          </w:rPrChange>
                        </w:rPr>
                      </w:pPr>
                    </w:p>
                    <w:p w14:paraId="6F876E6A" w14:textId="77777777" w:rsidR="00435287" w:rsidRPr="00AE0C59" w:rsidRDefault="00435287" w:rsidP="00C060CF">
                      <w:pPr>
                        <w:rPr>
                          <w:sz w:val="28"/>
                          <w:rPrChange w:id="433" w:author="Michael A Heroux" w:date="2013-10-11T13:17:00Z">
                            <w:rPr/>
                          </w:rPrChange>
                        </w:rPr>
                      </w:pP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20C60FDE" wp14:editId="26469713">
                <wp:simplePos x="0" y="0"/>
                <wp:positionH relativeFrom="column">
                  <wp:posOffset>342900</wp:posOffset>
                </wp:positionH>
                <wp:positionV relativeFrom="paragraph">
                  <wp:posOffset>4030980</wp:posOffset>
                </wp:positionV>
                <wp:extent cx="4800600" cy="228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8006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F9BF85" w14:textId="15E4A8EC" w:rsidR="00435287" w:rsidRPr="00AE0C59" w:rsidRDefault="00435287" w:rsidP="00C060CF">
                            <w:pPr>
                              <w:pStyle w:val="Caption"/>
                              <w:rPr>
                                <w:noProof/>
                              </w:rPr>
                            </w:pPr>
                            <w:bookmarkStart w:id="434" w:name="_Ref243117073"/>
                            <w:r w:rsidRPr="00AE0C59">
                              <w:rPr>
                                <w:rFonts w:ascii="Times New Roman" w:hAnsi="Times New Roman"/>
                                <w:sz w:val="24"/>
                                <w:szCs w:val="24"/>
                                <w:rPrChange w:id="435" w:author="Michael A Heroux" w:date="2013-10-11T13:22:00Z">
                                  <w:rPr/>
                                </w:rPrChange>
                              </w:rPr>
                              <w:t xml:space="preserve">Figure </w:t>
                            </w:r>
                            <w:r w:rsidRPr="00AE0C59">
                              <w:rPr>
                                <w:rFonts w:ascii="Times New Roman" w:hAnsi="Times New Roman"/>
                                <w:sz w:val="24"/>
                                <w:szCs w:val="24"/>
                                <w:rPrChange w:id="436" w:author="Michael A Heroux" w:date="2013-10-11T13:22:00Z">
                                  <w:rPr/>
                                </w:rPrChange>
                              </w:rPr>
                              <w:fldChar w:fldCharType="begin"/>
                            </w:r>
                            <w:r w:rsidRPr="00AE0C59">
                              <w:rPr>
                                <w:rFonts w:ascii="Times New Roman" w:hAnsi="Times New Roman"/>
                                <w:sz w:val="24"/>
                                <w:szCs w:val="24"/>
                                <w:rPrChange w:id="437" w:author="Michael A Heroux" w:date="2013-10-11T13:22:00Z">
                                  <w:rPr/>
                                </w:rPrChange>
                              </w:rPr>
                              <w:instrText xml:space="preserve"> SEQ Figure \* ARABIC </w:instrText>
                            </w:r>
                            <w:r w:rsidRPr="00AE0C59">
                              <w:rPr>
                                <w:rFonts w:ascii="Times New Roman" w:hAnsi="Times New Roman"/>
                                <w:sz w:val="24"/>
                                <w:szCs w:val="24"/>
                                <w:rPrChange w:id="438" w:author="Michael A Heroux" w:date="2013-10-11T13:22:00Z">
                                  <w:rPr/>
                                </w:rPrChange>
                              </w:rPr>
                              <w:fldChar w:fldCharType="separate"/>
                            </w:r>
                            <w:r w:rsidRPr="00AE0C59">
                              <w:rPr>
                                <w:rFonts w:ascii="Times New Roman" w:hAnsi="Times New Roman"/>
                                <w:noProof/>
                                <w:sz w:val="24"/>
                                <w:szCs w:val="24"/>
                                <w:rPrChange w:id="439" w:author="Michael A Heroux" w:date="2013-10-11T13:22:00Z">
                                  <w:rPr>
                                    <w:noProof/>
                                  </w:rPr>
                                </w:rPrChange>
                              </w:rPr>
                              <w:t>1</w:t>
                            </w:r>
                            <w:r w:rsidRPr="00AE0C59">
                              <w:rPr>
                                <w:rFonts w:ascii="Times New Roman" w:hAnsi="Times New Roman"/>
                                <w:noProof/>
                                <w:sz w:val="24"/>
                                <w:szCs w:val="24"/>
                                <w:rPrChange w:id="440" w:author="Michael A Heroux" w:date="2013-10-11T13:22:00Z">
                                  <w:rPr>
                                    <w:noProof/>
                                  </w:rPr>
                                </w:rPrChange>
                              </w:rPr>
                              <w:fldChar w:fldCharType="end"/>
                            </w:r>
                            <w:bookmarkEnd w:id="434"/>
                            <w:r w:rsidRPr="00AE0C59">
                              <w:t>: Basic Preconditioned Conjugate Gradient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margin-left:27pt;margin-top:317.4pt;width:37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" stroked="f">
                <v:textbox inset="0,0,0,0">
                  <w:txbxContent>
                    <w:p w14:paraId="17F9BF85" w14:textId="15E4A8EC" w:rsidR="00435287" w:rsidRPr="00AE0C59" w:rsidRDefault="00435287" w:rsidP="00C060CF">
                      <w:pPr>
                        <w:pStyle w:val="Caption"/>
                        <w:rPr>
                          <w:noProof/>
                        </w:rPr>
                      </w:pPr>
                      <w:bookmarkStart w:id="441" w:name="_Ref243117073"/>
                      <w:r w:rsidRPr="00AE0C59">
                        <w:rPr>
                          <w:rFonts w:ascii="Times New Roman" w:hAnsi="Times New Roman"/>
                          <w:sz w:val="24"/>
                          <w:szCs w:val="24"/>
                          <w:rPrChange w:id="442" w:author="Michael A Heroux" w:date="2013-10-11T13:22:00Z">
                            <w:rPr/>
                          </w:rPrChange>
                        </w:rPr>
                        <w:t xml:space="preserve">Figure </w:t>
                      </w:r>
                      <w:r w:rsidRPr="00AE0C59">
                        <w:rPr>
                          <w:rFonts w:ascii="Times New Roman" w:hAnsi="Times New Roman"/>
                          <w:sz w:val="24"/>
                          <w:szCs w:val="24"/>
                          <w:rPrChange w:id="443" w:author="Michael A Heroux" w:date="2013-10-11T13:22:00Z">
                            <w:rPr/>
                          </w:rPrChange>
                        </w:rPr>
                        <w:fldChar w:fldCharType="begin"/>
                      </w:r>
                      <w:r w:rsidRPr="00AE0C59">
                        <w:rPr>
                          <w:rFonts w:ascii="Times New Roman" w:hAnsi="Times New Roman"/>
                          <w:sz w:val="24"/>
                          <w:szCs w:val="24"/>
                          <w:rPrChange w:id="444" w:author="Michael A Heroux" w:date="2013-10-11T13:22:00Z">
                            <w:rPr/>
                          </w:rPrChange>
                        </w:rPr>
                        <w:instrText xml:space="preserve"> SEQ Figure \* ARABIC </w:instrText>
                      </w:r>
                      <w:r w:rsidRPr="00AE0C59">
                        <w:rPr>
                          <w:rFonts w:ascii="Times New Roman" w:hAnsi="Times New Roman"/>
                          <w:sz w:val="24"/>
                          <w:szCs w:val="24"/>
                          <w:rPrChange w:id="445" w:author="Michael A Heroux" w:date="2013-10-11T13:22:00Z">
                            <w:rPr/>
                          </w:rPrChange>
                        </w:rPr>
                        <w:fldChar w:fldCharType="separate"/>
                      </w:r>
                      <w:r w:rsidRPr="00AE0C59">
                        <w:rPr>
                          <w:rFonts w:ascii="Times New Roman" w:hAnsi="Times New Roman"/>
                          <w:noProof/>
                          <w:sz w:val="24"/>
                          <w:szCs w:val="24"/>
                          <w:rPrChange w:id="446" w:author="Michael A Heroux" w:date="2013-10-11T13:22:00Z">
                            <w:rPr>
                              <w:noProof/>
                            </w:rPr>
                          </w:rPrChange>
                        </w:rPr>
                        <w:t>1</w:t>
                      </w:r>
                      <w:r w:rsidRPr="00AE0C59">
                        <w:rPr>
                          <w:rFonts w:ascii="Times New Roman" w:hAnsi="Times New Roman"/>
                          <w:noProof/>
                          <w:sz w:val="24"/>
                          <w:szCs w:val="24"/>
                          <w:rPrChange w:id="447" w:author="Michael A Heroux" w:date="2013-10-11T13:22:00Z">
                            <w:rPr>
                              <w:noProof/>
                            </w:rPr>
                          </w:rPrChange>
                        </w:rPr>
                        <w:fldChar w:fldCharType="end"/>
                      </w:r>
                      <w:bookmarkEnd w:id="441"/>
                      <w:r w:rsidRPr="00AE0C59">
                        <w:t>: Basic Preconditioned Conjugate Gradient Algorithm</w:t>
                      </w:r>
                    </w:p>
                  </w:txbxContent>
                </v:textbox>
                <w10:wrap type="square"/>
              </v:shape>
            </w:pict>
          </mc:Fallback>
        </mc:AlternateContent>
      </w:r>
      <w:r w:rsidR="00C060CF">
        <w:rPr>
          <w:color w:val="000000" w:themeColor="text1"/>
        </w:rPr>
        <w:br w:type="page"/>
      </w:r>
    </w:p>
    <w:p w14:paraId="5E394A88" w14:textId="69EBEEA2" w:rsidR="00B813C5" w:rsidRDefault="007002EC" w:rsidP="007E1D4D">
      <w:pPr>
        <w:pStyle w:val="Heading1"/>
        <w:numPr>
          <w:ilvl w:val="0"/>
          <w:numId w:val="15"/>
        </w:numPr>
        <w:jc w:val="left"/>
        <w:rPr>
          <w:color w:val="000000" w:themeColor="text1"/>
        </w:rPr>
      </w:pPr>
      <w:bookmarkStart w:id="448" w:name="_Toc241724215"/>
      <w:r>
        <w:rPr>
          <w:color w:val="000000" w:themeColor="text1"/>
        </w:rPr>
        <w:lastRenderedPageBreak/>
        <w:t>HPCG Design</w:t>
      </w:r>
      <w:bookmarkEnd w:id="448"/>
    </w:p>
    <w:p w14:paraId="6A89BB1F" w14:textId="77777777" w:rsidR="00701D3F" w:rsidRDefault="00701D3F" w:rsidP="007A6474">
      <w:pPr>
        <w:pStyle w:val="BodyPubs"/>
        <w:jc w:val="left"/>
        <w:rPr>
          <w:ins w:id="449" w:author="Michael A Heroux" w:date="2013-10-11T12:37:00Z"/>
          <w:color w:val="000000" w:themeColor="text1"/>
        </w:rPr>
      </w:pPr>
    </w:p>
    <w:p w14:paraId="56ED2B2E" w14:textId="328EBA99" w:rsidR="00B813C5" w:rsidRDefault="00826573" w:rsidP="007A6474">
      <w:pPr>
        <w:pStyle w:val="BodyPubs"/>
        <w:jc w:val="left"/>
        <w:rPr>
          <w:color w:val="000000" w:themeColor="text1"/>
        </w:rPr>
      </w:pPr>
      <w:r>
        <w:rPr>
          <w:noProof/>
        </w:rPr>
        <mc:AlternateContent>
          <mc:Choice Requires="wps">
            <w:drawing>
              <wp:anchor distT="0" distB="0" distL="114300" distR="114300" simplePos="0" relativeHeight="251664384" behindDoc="0" locked="0" layoutInCell="1" allowOverlap="1" wp14:anchorId="41B11111" wp14:editId="654079DA">
                <wp:simplePos x="0" y="0"/>
                <wp:positionH relativeFrom="column">
                  <wp:posOffset>-228600</wp:posOffset>
                </wp:positionH>
                <wp:positionV relativeFrom="paragraph">
                  <wp:posOffset>412750</wp:posOffset>
                </wp:positionV>
                <wp:extent cx="6172200" cy="5548630"/>
                <wp:effectExtent l="0" t="0" r="25400" b="13970"/>
                <wp:wrapSquare wrapText="bothSides"/>
                <wp:docPr id="9" name="Text Box 9"/>
                <wp:cNvGraphicFramePr/>
                <a:graphic xmlns:a="http://schemas.openxmlformats.org/drawingml/2006/main">
                  <a:graphicData uri="http://schemas.microsoft.com/office/word/2010/wordprocessingShape">
                    <wps:wsp>
                      <wps:cNvSpPr txBox="1"/>
                      <wps:spPr>
                        <a:xfrm>
                          <a:off x="0" y="0"/>
                          <a:ext cx="6172200" cy="554863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3803B3E1" w14:textId="77777777" w:rsidR="00435287" w:rsidRDefault="00435287"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8">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5738326D" w:rsidR="00435287" w:rsidRDefault="00435287" w:rsidP="00826573">
                            <w:pPr>
                              <w:pStyle w:val="Caption"/>
                              <w:jc w:val="both"/>
                            </w:pPr>
                            <w:bookmarkStart w:id="450" w:name="_Ref241565106"/>
                            <w:r>
                              <w:t xml:space="preserve">Figure </w:t>
                            </w:r>
                            <w:fldSimple w:instr=" SEQ Figure \* ARABIC ">
                              <w:ins w:id="451" w:author="Michael Heroux" w:date="2013-09-25T12:39:00Z">
                                <w:r>
                                  <w:rPr>
                                    <w:noProof/>
                                  </w:rPr>
                                  <w:t>2</w:t>
                                </w:r>
                              </w:ins>
                              <w:del w:id="452" w:author="Michael Heroux" w:date="2013-09-25T12:39:00Z">
                                <w:r w:rsidDel="00CA23D4">
                                  <w:rPr>
                                    <w:noProof/>
                                  </w:rPr>
                                  <w:delText>1</w:delText>
                                </w:r>
                              </w:del>
                            </w:fldSimple>
                            <w:bookmarkEnd w:id="450"/>
                            <w:r>
                              <w:t>: HPCG Execution Phases.</w:t>
                            </w:r>
                          </w:p>
                          <w:p w14:paraId="7C2FF1B3" w14:textId="3513146F" w:rsidR="00435287" w:rsidRPr="00064D3E" w:rsidRDefault="00435287" w:rsidP="00826573">
                            <w:pPr>
                              <w:pStyle w:val="BodyPubs"/>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17.95pt;margin-top:32.5pt;width:486pt;height:43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" filled="f" strokecolor="black [3213]">
                <v:textbox>
                  <w:txbxContent>
                    <w:p w14:paraId="3803B3E1" w14:textId="77777777" w:rsidR="004051A1" w:rsidRDefault="004051A1"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9">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5738326D" w:rsidR="004051A1" w:rsidRDefault="004051A1" w:rsidP="00826573">
                      <w:pPr>
                        <w:pStyle w:val="Caption"/>
                        <w:jc w:val="both"/>
                      </w:pPr>
                      <w:bookmarkStart w:id="29" w:name="_Ref241565106"/>
                      <w:r>
                        <w:t xml:space="preserve">Figure </w:t>
                      </w:r>
                      <w:fldSimple w:instr=" SEQ Figure \* ARABIC ">
                        <w:ins w:id="30" w:author="Michael Heroux" w:date="2013-09-25T12:39:00Z">
                          <w:r w:rsidR="00CA23D4">
                            <w:rPr>
                              <w:noProof/>
                            </w:rPr>
                            <w:t>2</w:t>
                          </w:r>
                        </w:ins>
                        <w:del w:id="31" w:author="Michael Heroux" w:date="2013-09-25T12:39:00Z">
                          <w:r w:rsidDel="00CA23D4">
                            <w:rPr>
                              <w:noProof/>
                            </w:rPr>
                            <w:delText>1</w:delText>
                          </w:r>
                        </w:del>
                      </w:fldSimple>
                      <w:bookmarkEnd w:id="29"/>
                      <w:r>
                        <w:t>: HPCG Execution Phases.</w:t>
                      </w:r>
                    </w:p>
                    <w:p w14:paraId="7C2FF1B3" w14:textId="3513146F" w:rsidR="004051A1" w:rsidRPr="00064D3E" w:rsidRDefault="004051A1" w:rsidP="00826573">
                      <w:pPr>
                        <w:pStyle w:val="BodyPubs"/>
                        <w:rPr>
                          <w:color w:val="000000" w:themeColor="text1"/>
                        </w:rPr>
                      </w:pPr>
                    </w:p>
                  </w:txbxContent>
                </v:textbox>
                <w10:wrap type="square"/>
              </v:shape>
            </w:pict>
          </mc:Fallback>
        </mc:AlternateContent>
      </w:r>
      <w:r w:rsidR="003C023A">
        <w:rPr>
          <w:color w:val="000000" w:themeColor="text1"/>
        </w:rPr>
        <w:t xml:space="preserve">HPCG has a single main program </w:t>
      </w:r>
      <w:proofErr w:type="spellStart"/>
      <w:r w:rsidR="003C023A">
        <w:rPr>
          <w:b/>
          <w:color w:val="000000" w:themeColor="text1"/>
        </w:rPr>
        <w:t>hpcg</w:t>
      </w:r>
      <w:proofErr w:type="spellEnd"/>
      <w:r w:rsidR="003C023A">
        <w:rPr>
          <w:b/>
          <w:color w:val="000000" w:themeColor="text1"/>
        </w:rPr>
        <w:t xml:space="preserve">/testing/main.cpp.  </w:t>
      </w:r>
      <w:r w:rsidR="003C023A">
        <w:rPr>
          <w:color w:val="000000" w:themeColor="text1"/>
        </w:rPr>
        <w:t>The flow</w:t>
      </w:r>
      <w:r w:rsidR="00FF00CA">
        <w:rPr>
          <w:color w:val="000000" w:themeColor="text1"/>
        </w:rPr>
        <w:t xml:space="preserve"> of execution is shown in</w:t>
      </w:r>
      <w:r w:rsidR="003C023A">
        <w:rPr>
          <w:color w:val="000000" w:themeColor="text1"/>
        </w:rPr>
        <w:t xml:space="preserve"> </w:t>
      </w:r>
      <w:r w:rsidR="00FF00CA">
        <w:rPr>
          <w:color w:val="000000" w:themeColor="text1"/>
        </w:rPr>
        <w:fldChar w:fldCharType="begin"/>
      </w:r>
      <w:r w:rsidR="00FF00CA">
        <w:rPr>
          <w:color w:val="000000" w:themeColor="text1"/>
        </w:rPr>
        <w:instrText xml:space="preserve"> REF _Ref241565106 \h </w:instrText>
      </w:r>
      <w:r w:rsidR="00FF00CA">
        <w:rPr>
          <w:color w:val="000000" w:themeColor="text1"/>
        </w:rPr>
      </w:r>
      <w:r w:rsidR="00FF00CA">
        <w:rPr>
          <w:color w:val="000000" w:themeColor="text1"/>
        </w:rPr>
        <w:fldChar w:fldCharType="separate"/>
      </w:r>
      <w:ins w:id="453" w:author="Michael A Heroux" w:date="2013-10-11T12:36:00Z">
        <w:r w:rsidR="00701D3F">
          <w:t xml:space="preserve">Figure </w:t>
        </w:r>
        <w:r w:rsidR="00701D3F">
          <w:rPr>
            <w:noProof/>
          </w:rPr>
          <w:t>2</w:t>
        </w:r>
      </w:ins>
      <w:del w:id="454" w:author="Michael A Heroux" w:date="2013-10-11T12:36:00Z">
        <w:r w:rsidR="00CA23D4" w:rsidDel="00701D3F">
          <w:delText xml:space="preserve">Figure </w:delText>
        </w:r>
        <w:r w:rsidR="00CA23D4" w:rsidDel="00701D3F">
          <w:rPr>
            <w:noProof/>
          </w:rPr>
          <w:delText>1</w:delText>
        </w:r>
      </w:del>
      <w:r w:rsidR="00FF00CA">
        <w:rPr>
          <w:color w:val="000000" w:themeColor="text1"/>
        </w:rPr>
        <w:fldChar w:fldCharType="end"/>
      </w:r>
      <w:r w:rsidR="00FF00CA">
        <w:rPr>
          <w:color w:val="000000" w:themeColor="text1"/>
        </w:rPr>
        <w:t xml:space="preserve">. </w:t>
      </w:r>
    </w:p>
    <w:p w14:paraId="639E7381" w14:textId="4168BF8F" w:rsidR="0020564E" w:rsidRPr="00EF1D93" w:rsidDel="00701D3F" w:rsidRDefault="0020564E" w:rsidP="007A6474">
      <w:pPr>
        <w:rPr>
          <w:del w:id="455" w:author="Michael A Heroux" w:date="2013-10-11T12:35:00Z"/>
          <w:rFonts w:ascii="Times New Roman" w:hAnsi="Times New Roman" w:cs="Times New Roman"/>
          <w:color w:val="000000" w:themeColor="text1"/>
        </w:rPr>
      </w:pPr>
      <w:del w:id="456" w:author="Michael A Heroux" w:date="2013-10-11T12:35:00Z">
        <w:r w:rsidRPr="00EF1D93" w:rsidDel="00701D3F">
          <w:rPr>
            <w:rFonts w:ascii="Times New Roman" w:hAnsi="Times New Roman" w:cs="Times New Roman"/>
            <w:color w:val="000000" w:themeColor="text1"/>
          </w:rPr>
          <w:delText xml:space="preserve">As the candidate for a new HPC metric, we consider the preconditioned conjugate gradient (PCG) method with a local symmetric Gauss-Seidel preconditioner (see the primer </w:delText>
        </w:r>
        <w:r w:rsidR="00EF1D93" w:rsidRPr="00EF1D93" w:rsidDel="00701D3F">
          <w:rPr>
            <w:rFonts w:ascii="Times New Roman" w:hAnsi="Times New Roman" w:cs="Times New Roman"/>
            <w:color w:val="000000" w:themeColor="text1"/>
          </w:rPr>
          <w:delText>in the Appendix for more details about PCG</w:delText>
        </w:r>
        <w:r w:rsidRPr="00EF1D93" w:rsidDel="00701D3F">
          <w:rPr>
            <w:rFonts w:ascii="Times New Roman" w:hAnsi="Times New Roman" w:cs="Times New Roman"/>
            <w:color w:val="000000" w:themeColor="text1"/>
          </w:rPr>
          <w:delText>).</w:delText>
        </w:r>
      </w:del>
    </w:p>
    <w:p w14:paraId="50C1F600" w14:textId="77777777" w:rsidR="0020564E" w:rsidRPr="00EF1D93" w:rsidRDefault="0020564E" w:rsidP="007A6474">
      <w:pPr>
        <w:rPr>
          <w:rFonts w:ascii="Times New Roman" w:hAnsi="Times New Roman" w:cs="Times New Roman"/>
          <w:color w:val="000000" w:themeColor="text1"/>
        </w:rPr>
      </w:pPr>
    </w:p>
    <w:p w14:paraId="3C074B8C" w14:textId="6A3D7B48" w:rsidR="0020564E" w:rsidRPr="00EF1D93" w:rsidRDefault="001C2CA4" w:rsidP="007A6474">
      <w:pPr>
        <w:rPr>
          <w:rFonts w:ascii="Times New Roman" w:hAnsi="Times New Roman" w:cs="Times New Roman"/>
          <w:color w:val="000000" w:themeColor="text1"/>
        </w:rPr>
      </w:pPr>
      <w:r>
        <w:rPr>
          <w:rFonts w:ascii="Times New Roman" w:hAnsi="Times New Roman" w:cs="Times New Roman"/>
          <w:color w:val="000000" w:themeColor="text1"/>
        </w:rPr>
        <w:t>The HPCG code</w:t>
      </w:r>
      <w:r w:rsidRPr="00EF1D93">
        <w:rPr>
          <w:rFonts w:ascii="Times New Roman" w:hAnsi="Times New Roman" w:cs="Times New Roman"/>
          <w:color w:val="000000" w:themeColor="text1"/>
        </w:rPr>
        <w:t xml:space="preserve"> </w:t>
      </w:r>
      <w:del w:id="457" w:author="Michael A Heroux" w:date="2013-10-11T13:16:00Z">
        <w:r w:rsidR="0020564E" w:rsidRPr="00EF1D93" w:rsidDel="002718C4">
          <w:rPr>
            <w:rFonts w:ascii="Times New Roman" w:hAnsi="Times New Roman" w:cs="Times New Roman"/>
            <w:color w:val="000000" w:themeColor="text1"/>
          </w:rPr>
          <w:delText>will do</w:delText>
        </w:r>
      </w:del>
      <w:ins w:id="458" w:author="Michael A Heroux" w:date="2013-10-11T13:16:00Z">
        <w:r w:rsidR="002718C4">
          <w:rPr>
            <w:rFonts w:ascii="Times New Roman" w:hAnsi="Times New Roman" w:cs="Times New Roman"/>
            <w:color w:val="000000" w:themeColor="text1"/>
          </w:rPr>
          <w:t>executes</w:t>
        </w:r>
      </w:ins>
      <w:r w:rsidR="0020564E" w:rsidRPr="00EF1D93">
        <w:rPr>
          <w:rFonts w:ascii="Times New Roman" w:hAnsi="Times New Roman" w:cs="Times New Roman"/>
          <w:color w:val="000000" w:themeColor="text1"/>
        </w:rPr>
        <w:t xml:space="preserve"> the following:</w:t>
      </w:r>
    </w:p>
    <w:p w14:paraId="7EEA02C3" w14:textId="77777777" w:rsidR="0020564E" w:rsidRPr="00EF1D93" w:rsidRDefault="0020564E" w:rsidP="007A6474">
      <w:pPr>
        <w:rPr>
          <w:rFonts w:ascii="Times New Roman" w:hAnsi="Times New Roman" w:cs="Times New Roman"/>
          <w:color w:val="000000" w:themeColor="text1"/>
        </w:rPr>
      </w:pPr>
    </w:p>
    <w:p w14:paraId="07C96492" w14:textId="77777777" w:rsidR="00FF00CA" w:rsidRDefault="0020564E" w:rsidP="00573928">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Problem setup:</w:t>
      </w:r>
      <w:r w:rsidRPr="00EF1D93">
        <w:rPr>
          <w:rFonts w:ascii="Times New Roman" w:hAnsi="Times New Roman" w:cs="Times New Roman"/>
          <w:color w:val="000000" w:themeColor="text1"/>
        </w:rPr>
        <w:t xml:space="preserve">  </w:t>
      </w:r>
    </w:p>
    <w:p w14:paraId="7EB8F759" w14:textId="3646987A" w:rsidR="00FF00CA"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GenerateGeometry</w:t>
      </w:r>
      <w:proofErr w:type="spellEnd"/>
      <w:del w:id="459"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to construct the geometry based on the input parameters for the local subdomain size and number of MPI processes as described in Section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_Ref241565469 \r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00CA23D4">
        <w:rPr>
          <w:rFonts w:ascii="Times New Roman" w:hAnsi="Times New Roman" w:cs="Times New Roman"/>
          <w:color w:val="000000" w:themeColor="text1"/>
        </w:rPr>
        <w:t>2</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7278E8ED" w14:textId="363F1DA6" w:rsidR="0020564E"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GenerateProblem</w:t>
      </w:r>
      <w:proofErr w:type="spellEnd"/>
      <w:del w:id="460"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b/>
          <w:color w:val="000000" w:themeColor="text1"/>
        </w:rPr>
        <w:t xml:space="preserve"> </w:t>
      </w:r>
      <w:r>
        <w:rPr>
          <w:rFonts w:ascii="Times New Roman" w:hAnsi="Times New Roman" w:cs="Times New Roman"/>
          <w:color w:val="000000" w:themeColor="text1"/>
        </w:rPr>
        <w:t>to g</w:t>
      </w:r>
      <w:r w:rsidR="0020564E" w:rsidRPr="00EF1D93">
        <w:rPr>
          <w:rFonts w:ascii="Times New Roman" w:hAnsi="Times New Roman" w:cs="Times New Roman"/>
          <w:color w:val="000000" w:themeColor="text1"/>
        </w:rPr>
        <w:t xml:space="preserve">enerate a synthetic symmetric positive definite (SPD) matrix </w:t>
      </w:r>
      <w:r w:rsidR="0020564E" w:rsidRPr="00EF1D93">
        <w:rPr>
          <w:rFonts w:ascii="Times New Roman" w:hAnsi="Times New Roman" w:cs="Times New Roman"/>
          <w:i/>
          <w:color w:val="000000" w:themeColor="text1"/>
        </w:rPr>
        <w:t>A</w:t>
      </w:r>
      <w:r>
        <w:rPr>
          <w:rFonts w:ascii="Times New Roman" w:hAnsi="Times New Roman" w:cs="Times New Roman"/>
          <w:color w:val="000000" w:themeColor="text1"/>
        </w:rPr>
        <w:t xml:space="preserve"> using a</w:t>
      </w:r>
      <w:r w:rsidR="001C2CA4">
        <w:rPr>
          <w:rFonts w:ascii="Times New Roman" w:hAnsi="Times New Roman" w:cs="Times New Roman"/>
          <w:color w:val="000000" w:themeColor="text1"/>
        </w:rPr>
        <w:t>n</w:t>
      </w:r>
      <w:r>
        <w:rPr>
          <w:rFonts w:ascii="Times New Roman" w:hAnsi="Times New Roman" w:cs="Times New Roman"/>
          <w:color w:val="000000" w:themeColor="text1"/>
        </w:rPr>
        <w:t xml:space="preserve"> array-of-pointers-style </w:t>
      </w:r>
      <w:r w:rsidR="00573928" w:rsidRPr="00EF1D93">
        <w:rPr>
          <w:rFonts w:ascii="Times New Roman" w:hAnsi="Times New Roman" w:cs="Times New Roman"/>
          <w:color w:val="000000" w:themeColor="text1"/>
        </w:rPr>
        <w:t xml:space="preserve">compressed sparse row format, </w:t>
      </w:r>
      <w:r>
        <w:rPr>
          <w:rFonts w:ascii="Times New Roman" w:hAnsi="Times New Roman" w:cs="Times New Roman"/>
          <w:color w:val="000000" w:themeColor="text1"/>
        </w:rPr>
        <w:t xml:space="preserve">an </w:t>
      </w:r>
      <w:r>
        <w:rPr>
          <w:rFonts w:ascii="Times New Roman" w:hAnsi="Times New Roman" w:cs="Times New Roman"/>
          <w:color w:val="000000" w:themeColor="text1"/>
        </w:rPr>
        <w:lastRenderedPageBreak/>
        <w:t xml:space="preserve">exact solution vector of all 1.0 values, </w:t>
      </w:r>
      <w:r w:rsidR="00573928" w:rsidRPr="00EF1D93">
        <w:rPr>
          <w:rFonts w:ascii="Times New Roman" w:hAnsi="Times New Roman" w:cs="Times New Roman"/>
          <w:color w:val="000000" w:themeColor="text1"/>
        </w:rPr>
        <w:t xml:space="preserve">a corresponding </w:t>
      </w:r>
      <w:r w:rsidR="0020564E" w:rsidRPr="00EF1D93">
        <w:rPr>
          <w:rFonts w:ascii="Times New Roman" w:hAnsi="Times New Roman" w:cs="Times New Roman"/>
          <w:color w:val="000000" w:themeColor="text1"/>
        </w:rPr>
        <w:t xml:space="preserve">right-hand-side vector </w:t>
      </w:r>
      <w:r w:rsidR="0020564E" w:rsidRPr="00EF1D93">
        <w:rPr>
          <w:rFonts w:ascii="Times New Roman" w:hAnsi="Times New Roman" w:cs="Times New Roman"/>
          <w:i/>
          <w:color w:val="000000" w:themeColor="text1"/>
        </w:rPr>
        <w:t xml:space="preserve">b, </w:t>
      </w:r>
      <w:r w:rsidR="0020564E" w:rsidRPr="00EF1D93">
        <w:rPr>
          <w:rFonts w:ascii="Times New Roman" w:hAnsi="Times New Roman" w:cs="Times New Roman"/>
          <w:color w:val="000000" w:themeColor="text1"/>
        </w:rPr>
        <w:t xml:space="preserve">and initial guess for </w:t>
      </w:r>
      <w:r w:rsidR="0020564E" w:rsidRPr="00EF1D93">
        <w:rPr>
          <w:rFonts w:ascii="Times New Roman" w:hAnsi="Times New Roman" w:cs="Times New Roman"/>
          <w:i/>
          <w:color w:val="000000" w:themeColor="text1"/>
        </w:rPr>
        <w:t>x</w:t>
      </w:r>
      <w:r>
        <w:rPr>
          <w:rFonts w:ascii="Times New Roman" w:hAnsi="Times New Roman" w:cs="Times New Roman"/>
          <w:color w:val="000000" w:themeColor="text1"/>
        </w:rPr>
        <w:t xml:space="preserve"> of all 0.0 values</w:t>
      </w:r>
      <w:r w:rsidR="0020564E" w:rsidRPr="00EF1D93">
        <w:rPr>
          <w:rFonts w:ascii="Times New Roman" w:hAnsi="Times New Roman" w:cs="Times New Roman"/>
          <w:i/>
          <w:color w:val="000000" w:themeColor="text1"/>
        </w:rPr>
        <w:t xml:space="preserve">.  </w:t>
      </w:r>
    </w:p>
    <w:p w14:paraId="238CB021" w14:textId="6176F559" w:rsidR="0020564E"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SetupHalo</w:t>
      </w:r>
      <w:proofErr w:type="spellEnd"/>
      <w:del w:id="461"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to setup the halo region needed for efficient exchange of off-processor elements prior to computing the sparse matrix-vector product (called in </w:t>
      </w:r>
      <w:proofErr w:type="spellStart"/>
      <w:r w:rsidRPr="00FF00CA">
        <w:rPr>
          <w:rFonts w:ascii="Times New Roman" w:hAnsi="Times New Roman" w:cs="Times New Roman"/>
          <w:b/>
          <w:color w:val="000000" w:themeColor="text1"/>
        </w:rPr>
        <w:t>ComputeSpMV</w:t>
      </w:r>
      <w:proofErr w:type="spellEnd"/>
      <w:del w:id="462" w:author="Michael A Heroux" w:date="2013-10-11T14:28:00Z">
        <w:r w:rsidRPr="00FF00CA" w:rsidDel="0049225C">
          <w:rPr>
            <w:rFonts w:ascii="Times New Roman" w:hAnsi="Times New Roman" w:cs="Times New Roman"/>
            <w:b/>
            <w:color w:val="000000" w:themeColor="text1"/>
          </w:rPr>
          <w:delText>.cpp</w:delText>
        </w:r>
      </w:del>
      <w:r>
        <w:rPr>
          <w:rFonts w:ascii="Times New Roman" w:hAnsi="Times New Roman" w:cs="Times New Roman"/>
          <w:color w:val="000000" w:themeColor="text1"/>
        </w:rPr>
        <w:t>)</w:t>
      </w:r>
      <w:r w:rsidR="0020564E" w:rsidRPr="00EF1D93">
        <w:rPr>
          <w:rFonts w:ascii="Times New Roman" w:hAnsi="Times New Roman" w:cs="Times New Roman"/>
          <w:color w:val="000000" w:themeColor="text1"/>
        </w:rPr>
        <w:t xml:space="preserve">.  </w:t>
      </w:r>
    </w:p>
    <w:p w14:paraId="45FB3A99" w14:textId="64EF42D0" w:rsidR="00FF00CA" w:rsidRPr="00FF00CA" w:rsidRDefault="00FF00CA" w:rsidP="00FF00CA">
      <w:pPr>
        <w:numPr>
          <w:ilvl w:val="1"/>
          <w:numId w:val="2"/>
        </w:numPr>
        <w:rPr>
          <w:rFonts w:ascii="Times New Roman" w:hAnsi="Times New Roman" w:cs="Times New Roman"/>
          <w:color w:val="000000" w:themeColor="text1"/>
        </w:rPr>
      </w:pPr>
      <w:del w:id="463" w:author="Michael A Heroux" w:date="2013-10-11T14:34:00Z">
        <w:r w:rsidRPr="00EF1D93" w:rsidDel="0049225C">
          <w:rPr>
            <w:rFonts w:ascii="Times New Roman" w:hAnsi="Times New Roman" w:cs="Times New Roman"/>
            <w:b/>
            <w:color w:val="000000" w:themeColor="text1"/>
          </w:rPr>
          <w:delText>Preconditioner setup:</w:delText>
        </w:r>
        <w:r w:rsidRPr="00EF1D93" w:rsidDel="0049225C">
          <w:rPr>
            <w:rFonts w:ascii="Times New Roman" w:hAnsi="Times New Roman" w:cs="Times New Roman"/>
            <w:color w:val="000000" w:themeColor="text1"/>
          </w:rPr>
          <w:delText xml:space="preserve">  Set</w:delText>
        </w:r>
      </w:del>
      <w:ins w:id="464" w:author="Michael A Heroux" w:date="2013-10-11T14:34:00Z">
        <w:r w:rsidR="0049225C">
          <w:rPr>
            <w:rFonts w:ascii="Times New Roman" w:hAnsi="Times New Roman" w:cs="Times New Roman"/>
            <w:color w:val="000000" w:themeColor="text1"/>
          </w:rPr>
          <w:t xml:space="preserve">Call </w:t>
        </w:r>
        <w:proofErr w:type="spellStart"/>
        <w:r w:rsidR="0049225C" w:rsidRPr="0049225C">
          <w:rPr>
            <w:rFonts w:ascii="Times New Roman" w:hAnsi="Times New Roman" w:cs="Times New Roman"/>
            <w:b/>
            <w:color w:val="000000" w:themeColor="text1"/>
            <w:rPrChange w:id="465" w:author="Michael A Heroux" w:date="2013-10-11T14:35:00Z">
              <w:rPr>
                <w:rFonts w:ascii="Times New Roman" w:hAnsi="Times New Roman" w:cs="Times New Roman"/>
                <w:color w:val="000000" w:themeColor="text1"/>
              </w:rPr>
            </w:rPrChange>
          </w:rPr>
          <w:t>InitializeSparseCGData</w:t>
        </w:r>
        <w:proofErr w:type="spellEnd"/>
        <w:r w:rsidR="0049225C">
          <w:rPr>
            <w:rFonts w:ascii="Times New Roman" w:hAnsi="Times New Roman" w:cs="Times New Roman"/>
            <w:color w:val="000000" w:themeColor="text1"/>
          </w:rPr>
          <w:t xml:space="preserve"> to set</w:t>
        </w:r>
      </w:ins>
      <w:r w:rsidRPr="00EF1D93">
        <w:rPr>
          <w:rFonts w:ascii="Times New Roman" w:hAnsi="Times New Roman" w:cs="Times New Roman"/>
          <w:color w:val="000000" w:themeColor="text1"/>
        </w:rPr>
        <w:t xml:space="preserve"> up data structures for </w:t>
      </w:r>
      <w:ins w:id="466" w:author="Michael A Heroux" w:date="2013-10-11T14:35:00Z">
        <w:r w:rsidR="0049225C">
          <w:rPr>
            <w:rFonts w:ascii="Times New Roman" w:hAnsi="Times New Roman" w:cs="Times New Roman"/>
            <w:color w:val="000000" w:themeColor="text1"/>
          </w:rPr>
          <w:t xml:space="preserve">sparse matrix multiplication and </w:t>
        </w:r>
      </w:ins>
      <w:del w:id="467" w:author="Michael A Heroux" w:date="2013-10-11T14:35:00Z">
        <w:r w:rsidRPr="00EF1D93" w:rsidDel="0049225C">
          <w:rPr>
            <w:rFonts w:ascii="Times New Roman" w:hAnsi="Times New Roman" w:cs="Times New Roman"/>
            <w:color w:val="000000" w:themeColor="text1"/>
          </w:rPr>
          <w:delText xml:space="preserve">the </w:delText>
        </w:r>
      </w:del>
      <w:ins w:id="468" w:author="Michael A Heroux" w:date="2013-10-11T14:35:00Z">
        <w:r w:rsidR="0049225C">
          <w:rPr>
            <w:rFonts w:ascii="Times New Roman" w:hAnsi="Times New Roman" w:cs="Times New Roman"/>
            <w:color w:val="000000" w:themeColor="text1"/>
          </w:rPr>
          <w:t xml:space="preserve">the </w:t>
        </w:r>
      </w:ins>
      <w:r w:rsidRPr="00EF1D93">
        <w:rPr>
          <w:rFonts w:ascii="Times New Roman" w:hAnsi="Times New Roman" w:cs="Times New Roman"/>
          <w:color w:val="000000" w:themeColor="text1"/>
        </w:rPr>
        <w:t>local symmetric Gauss-S</w:t>
      </w:r>
      <w:r>
        <w:rPr>
          <w:rFonts w:ascii="Times New Roman" w:hAnsi="Times New Roman" w:cs="Times New Roman"/>
          <w:color w:val="000000" w:themeColor="text1"/>
        </w:rPr>
        <w:t xml:space="preserve">eidel preconditioner. </w:t>
      </w:r>
    </w:p>
    <w:p w14:paraId="4D4E52F5" w14:textId="2BAF4807"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OptimizeProblem</w:t>
      </w:r>
      <w:proofErr w:type="spellEnd"/>
      <w:del w:id="469"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to execute user-defined optimizations.  </w:t>
      </w:r>
    </w:p>
    <w:p w14:paraId="1533D4D4" w14:textId="50D1658F"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Permitted optimizations are limited to:</w:t>
      </w:r>
    </w:p>
    <w:p w14:paraId="1FA9610E" w14:textId="49E31907"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Changes in sparse matrix data structures that enable better memory access patterns.  Such changes expressly </w:t>
      </w:r>
      <w:r>
        <w:rPr>
          <w:rFonts w:ascii="Times New Roman" w:hAnsi="Times New Roman" w:cs="Times New Roman"/>
          <w:b/>
          <w:color w:val="000000" w:themeColor="text1"/>
        </w:rPr>
        <w:t xml:space="preserve">do </w:t>
      </w:r>
      <w:r w:rsidRPr="00FF00CA">
        <w:rPr>
          <w:rFonts w:ascii="Times New Roman" w:hAnsi="Times New Roman" w:cs="Times New Roman"/>
          <w:b/>
          <w:color w:val="000000" w:themeColor="text1"/>
        </w:rPr>
        <w:t>not</w:t>
      </w:r>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permit elimination of indirect addressing of the input vector for either the </w:t>
      </w:r>
      <w:r w:rsidRPr="00FF00CA">
        <w:rPr>
          <w:rFonts w:ascii="Times New Roman" w:hAnsi="Times New Roman" w:cs="Times New Roman"/>
          <w:b/>
          <w:color w:val="000000" w:themeColor="text1"/>
        </w:rPr>
        <w:t>ComputeSPMV</w:t>
      </w:r>
      <w:r>
        <w:rPr>
          <w:rFonts w:ascii="Times New Roman" w:hAnsi="Times New Roman" w:cs="Times New Roman"/>
          <w:color w:val="000000" w:themeColor="text1"/>
        </w:rPr>
        <w:t xml:space="preserve"> or </w:t>
      </w:r>
      <w:r w:rsidRPr="00C060CF">
        <w:rPr>
          <w:rFonts w:ascii="Times New Roman" w:hAnsi="Times New Roman" w:cs="Times New Roman"/>
          <w:b/>
          <w:color w:val="000000" w:themeColor="text1"/>
        </w:rPr>
        <w:t>ComputeSYMGS</w:t>
      </w:r>
      <w:r>
        <w:rPr>
          <w:rFonts w:ascii="Times New Roman" w:hAnsi="Times New Roman" w:cs="Times New Roman"/>
          <w:color w:val="000000" w:themeColor="text1"/>
        </w:rPr>
        <w:t xml:space="preserve"> kernels</w:t>
      </w:r>
      <w:ins w:id="470" w:author="Michael A Heroux" w:date="2013-10-11T14:38:00Z">
        <w:r w:rsidR="0049225C">
          <w:rPr>
            <w:rFonts w:ascii="Times New Roman" w:hAnsi="Times New Roman" w:cs="Times New Roman"/>
            <w:color w:val="000000" w:themeColor="text1"/>
          </w:rPr>
          <w:t xml:space="preserve"> or simplified floating point representations of data elements.</w:t>
        </w:r>
      </w:ins>
      <w:del w:id="471" w:author="Michael A Heroux" w:date="2013-10-11T14:38:00Z">
        <w:r w:rsidDel="0049225C">
          <w:rPr>
            <w:rFonts w:ascii="Times New Roman" w:hAnsi="Times New Roman" w:cs="Times New Roman"/>
            <w:color w:val="000000" w:themeColor="text1"/>
          </w:rPr>
          <w:delText>.</w:delText>
        </w:r>
      </w:del>
    </w:p>
    <w:p w14:paraId="0CB1B1C4" w14:textId="77777777"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Permutations of the linear system to improve data parallelism.  </w:t>
      </w:r>
    </w:p>
    <w:p w14:paraId="0C31EFA7" w14:textId="72C37ED4"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Prohibited optimizations:</w:t>
      </w:r>
    </w:p>
    <w:p w14:paraId="674DA858" w14:textId="68DEFAF4" w:rsidR="0020564E" w:rsidRPr="00EF1D93"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Any other modifications must first be proposed to the HPCG development team.  </w:t>
      </w:r>
      <w:r w:rsidRPr="00FF00CA">
        <w:rPr>
          <w:rFonts w:ascii="Times New Roman" w:hAnsi="Times New Roman" w:cs="Times New Roman"/>
          <w:b/>
          <w:color w:val="000000" w:themeColor="text1"/>
        </w:rPr>
        <w:t>Generally speaking, optimizations that circumvent the intention of the benchmark as a driver for common computational kernels are not permitted</w:t>
      </w:r>
      <w:r w:rsidR="0020564E" w:rsidRPr="00FF00CA">
        <w:rPr>
          <w:rFonts w:ascii="Times New Roman" w:hAnsi="Times New Roman" w:cs="Times New Roman"/>
          <w:b/>
          <w:color w:val="000000" w:themeColor="text1"/>
        </w:rPr>
        <w:t xml:space="preserve">. </w:t>
      </w:r>
      <w:r w:rsidR="0020564E" w:rsidRPr="00EF1D93">
        <w:rPr>
          <w:rFonts w:ascii="Times New Roman" w:hAnsi="Times New Roman" w:cs="Times New Roman"/>
          <w:color w:val="000000" w:themeColor="text1"/>
        </w:rPr>
        <w:t xml:space="preserve"> </w:t>
      </w:r>
    </w:p>
    <w:p w14:paraId="29402750" w14:textId="5CFCD5F5" w:rsidR="0020564E" w:rsidRDefault="0020564E" w:rsidP="00FF00CA">
      <w:pPr>
        <w:numPr>
          <w:ilvl w:val="3"/>
          <w:numId w:val="2"/>
        </w:numPr>
        <w:rPr>
          <w:rFonts w:ascii="Times New Roman" w:hAnsi="Times New Roman" w:cs="Times New Roman"/>
          <w:color w:val="000000" w:themeColor="text1"/>
        </w:rPr>
      </w:pPr>
      <w:r w:rsidRPr="00EF1D93">
        <w:rPr>
          <w:rFonts w:ascii="Times New Roman" w:hAnsi="Times New Roman" w:cs="Times New Roman"/>
          <w:color w:val="000000" w:themeColor="text1"/>
        </w:rPr>
        <w:t xml:space="preserve">Although the matrix pattern may be regular, or nearly so, and value-symmetric, matrix storage </w:t>
      </w:r>
      <w:r w:rsidR="001C2CA4">
        <w:rPr>
          <w:rFonts w:ascii="Times New Roman" w:hAnsi="Times New Roman" w:cs="Times New Roman"/>
          <w:color w:val="000000" w:themeColor="text1"/>
        </w:rPr>
        <w:t>is to</w:t>
      </w:r>
      <w:r w:rsidRPr="00EF1D93">
        <w:rPr>
          <w:rFonts w:ascii="Times New Roman" w:hAnsi="Times New Roman" w:cs="Times New Roman"/>
          <w:color w:val="000000" w:themeColor="text1"/>
        </w:rPr>
        <w:t xml:space="preserve"> be </w:t>
      </w:r>
      <w:r w:rsidR="001C2CA4">
        <w:rPr>
          <w:rFonts w:ascii="Times New Roman" w:hAnsi="Times New Roman" w:cs="Times New Roman"/>
          <w:color w:val="000000" w:themeColor="text1"/>
        </w:rPr>
        <w:t xml:space="preserve">treated as </w:t>
      </w:r>
      <w:r w:rsidRPr="00EF1D93">
        <w:rPr>
          <w:rFonts w:ascii="Times New Roman" w:hAnsi="Times New Roman" w:cs="Times New Roman"/>
          <w:color w:val="000000" w:themeColor="text1"/>
        </w:rPr>
        <w:t>unstructured and all matrix values</w:t>
      </w:r>
      <w:r w:rsidR="00206D61">
        <w:rPr>
          <w:rFonts w:ascii="Times New Roman" w:hAnsi="Times New Roman" w:cs="Times New Roman"/>
          <w:color w:val="000000" w:themeColor="text1"/>
        </w:rPr>
        <w:t xml:space="preserve"> are to be retained</w:t>
      </w:r>
      <w:ins w:id="472" w:author="Michael A Heroux" w:date="2013-10-11T14:38:00Z">
        <w:r w:rsidR="00435287">
          <w:rPr>
            <w:rFonts w:ascii="Times New Roman" w:hAnsi="Times New Roman" w:cs="Times New Roman"/>
            <w:color w:val="000000" w:themeColor="text1"/>
          </w:rPr>
          <w:t xml:space="preserve"> and used to full precision</w:t>
        </w:r>
      </w:ins>
      <w:r w:rsidRPr="00EF1D93">
        <w:rPr>
          <w:rFonts w:ascii="Times New Roman" w:hAnsi="Times New Roman" w:cs="Times New Roman"/>
          <w:color w:val="000000" w:themeColor="text1"/>
        </w:rPr>
        <w:t>.  The benchmarker is prohibited from exploiting regularity by using, for example, a sparse diagonal format and is prohibited from exploiting value symmetry to reduce storage requirements.</w:t>
      </w:r>
    </w:p>
    <w:p w14:paraId="76BFA4BC" w14:textId="1D0473CF"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1C2CA4">
        <w:rPr>
          <w:rFonts w:ascii="Times New Roman" w:hAnsi="Times New Roman" w:cs="Times New Roman"/>
          <w:color w:val="000000" w:themeColor="text1"/>
        </w:rPr>
        <w:t xml:space="preserve">time taken for </w:t>
      </w:r>
      <w:r>
        <w:rPr>
          <w:rFonts w:ascii="Times New Roman" w:hAnsi="Times New Roman" w:cs="Times New Roman"/>
          <w:color w:val="000000" w:themeColor="text1"/>
        </w:rPr>
        <w:t xml:space="preserve"> this phase </w:t>
      </w:r>
      <w:r w:rsidR="001C2CA4">
        <w:rPr>
          <w:rFonts w:ascii="Times New Roman" w:hAnsi="Times New Roman" w:cs="Times New Roman"/>
          <w:color w:val="000000" w:themeColor="text1"/>
        </w:rPr>
        <w:t>(any optimization</w:t>
      </w:r>
      <w:r w:rsidR="00206D61">
        <w:rPr>
          <w:rFonts w:ascii="Times New Roman" w:hAnsi="Times New Roman" w:cs="Times New Roman"/>
          <w:color w:val="000000" w:themeColor="text1"/>
        </w:rPr>
        <w:t xml:space="preserve"> in data structure performed</w:t>
      </w:r>
      <w:r w:rsidR="001C2CA4">
        <w:rPr>
          <w:rFonts w:ascii="Times New Roman" w:hAnsi="Times New Roman" w:cs="Times New Roman"/>
          <w:color w:val="000000" w:themeColor="text1"/>
        </w:rPr>
        <w:t xml:space="preserve">) </w:t>
      </w:r>
      <w:r>
        <w:rPr>
          <w:rFonts w:ascii="Times New Roman" w:hAnsi="Times New Roman" w:cs="Times New Roman"/>
          <w:color w:val="000000" w:themeColor="text1"/>
        </w:rPr>
        <w:t>is counted in the final performance measurement.  The cost if this phase is added to the cost of executing a single CG iteration set (which is the equivalent residual drop of 50 iterations of the reference CG implementation).</w:t>
      </w:r>
    </w:p>
    <w:p w14:paraId="0C7E94AD" w14:textId="685CB538" w:rsidR="0020564E" w:rsidRDefault="0020564E" w:rsidP="00683BD9">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 xml:space="preserve">Verification and validation </w:t>
      </w:r>
      <w:r w:rsidR="00CF2E27">
        <w:rPr>
          <w:rFonts w:ascii="Times New Roman" w:hAnsi="Times New Roman" w:cs="Times New Roman"/>
          <w:b/>
          <w:color w:val="000000" w:themeColor="text1"/>
        </w:rPr>
        <w:t>testing</w:t>
      </w:r>
      <w:r w:rsidRPr="00EF1D93">
        <w:rPr>
          <w:rFonts w:ascii="Times New Roman" w:hAnsi="Times New Roman" w:cs="Times New Roman"/>
          <w:b/>
          <w:color w:val="000000" w:themeColor="text1"/>
        </w:rPr>
        <w:t>:</w:t>
      </w:r>
      <w:r w:rsidRPr="00EF1D93">
        <w:rPr>
          <w:rFonts w:ascii="Times New Roman" w:hAnsi="Times New Roman" w:cs="Times New Roman"/>
          <w:color w:val="000000" w:themeColor="text1"/>
        </w:rPr>
        <w:t xml:space="preserve"> </w:t>
      </w:r>
      <w:r w:rsidR="004051A1">
        <w:rPr>
          <w:rFonts w:ascii="Times New Roman" w:hAnsi="Times New Roman" w:cs="Times New Roman"/>
          <w:color w:val="000000" w:themeColor="text1"/>
        </w:rPr>
        <w:t xml:space="preserve"> In order to assure correct implementation and execution of the optimized version of HPCG, we use the properties of conjugate gradients and the symmetry of the linear operator and preconditioner as validation tests.</w:t>
      </w:r>
    </w:p>
    <w:p w14:paraId="227C5ACD" w14:textId="7E6AEF35" w:rsidR="00FF00CA"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Spectral tests (</w:t>
      </w:r>
      <w:proofErr w:type="spellStart"/>
      <w:r>
        <w:rPr>
          <w:rFonts w:ascii="Times New Roman" w:hAnsi="Times New Roman" w:cs="Times New Roman"/>
          <w:b/>
          <w:color w:val="000000" w:themeColor="text1"/>
        </w:rPr>
        <w:t>CGtest</w:t>
      </w:r>
      <w:proofErr w:type="spellEnd"/>
      <w:del w:id="473"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color w:val="000000" w:themeColor="text1"/>
        </w:rPr>
        <w:t>):</w:t>
      </w:r>
      <w:r w:rsidR="004051A1">
        <w:rPr>
          <w:rFonts w:ascii="Times New Roman" w:hAnsi="Times New Roman" w:cs="Times New Roman"/>
          <w:color w:val="000000" w:themeColor="text1"/>
        </w:rPr>
        <w:t xml:space="preserve">  </w:t>
      </w:r>
    </w:p>
    <w:p w14:paraId="337C8C4E" w14:textId="4B3FC920" w:rsidR="00FF00CA" w:rsidRDefault="00206D61"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In this test, we</w:t>
      </w:r>
      <w:r w:rsidRPr="00EF1D93">
        <w:rPr>
          <w:rFonts w:ascii="Times New Roman" w:hAnsi="Times New Roman" w:cs="Times New Roman"/>
          <w:color w:val="000000" w:themeColor="text1"/>
        </w:rPr>
        <w:t xml:space="preserve"> </w:t>
      </w:r>
      <w:r w:rsidR="00FF00CA">
        <w:rPr>
          <w:rFonts w:ascii="Times New Roman" w:hAnsi="Times New Roman" w:cs="Times New Roman"/>
          <w:color w:val="000000" w:themeColor="text1"/>
        </w:rPr>
        <w:t xml:space="preserve">modify the matrix diagonal temporarily such that the first nine diagonals are defined </w:t>
      </w:r>
      <w:r w:rsidR="00C30452">
        <w:rPr>
          <w:rFonts w:ascii="Times New Roman" w:hAnsi="Times New Roman" w:cs="Times New Roman"/>
          <w:color w:val="000000" w:themeColor="text1"/>
        </w:rPr>
        <w:t xml:space="preserve">numerically </w:t>
      </w:r>
      <w:r w:rsidR="00FF00CA">
        <w:rPr>
          <w:rFonts w:ascii="Times New Roman" w:hAnsi="Times New Roman" w:cs="Times New Roman"/>
          <w:color w:val="000000" w:themeColor="text1"/>
        </w:rPr>
        <w:t>to be (2</w:t>
      </w:r>
      <w:ins w:id="474" w:author="Michael A Heroux" w:date="2013-10-11T14:40:00Z">
        <w:r w:rsidR="00435287">
          <w:rPr>
            <w:rFonts w:ascii="Times New Roman" w:hAnsi="Times New Roman" w:cs="Times New Roman"/>
            <w:color w:val="000000" w:themeColor="text1"/>
          </w:rPr>
          <w:t xml:space="preserve"> </w:t>
        </w:r>
      </w:ins>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3</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4</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proofErr w:type="gramStart"/>
      <w:r w:rsidR="00FF00CA">
        <w:rPr>
          <w:rFonts w:ascii="Times New Roman" w:hAnsi="Times New Roman" w:cs="Times New Roman"/>
          <w:color w:val="000000" w:themeColor="text1"/>
        </w:rPr>
        <w:t>, …,</w:t>
      </w:r>
      <w:proofErr w:type="gramEnd"/>
      <w:r w:rsidR="00FF00CA">
        <w:rPr>
          <w:rFonts w:ascii="Times New Roman" w:hAnsi="Times New Roman" w:cs="Times New Roman"/>
          <w:color w:val="000000" w:themeColor="text1"/>
        </w:rPr>
        <w:t xml:space="preserve"> 10</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All remaining diagonal values are set to 1</w:t>
      </w:r>
      <w:ins w:id="475" w:author="Michael A Heroux" w:date="2013-10-11T14:40:00Z">
        <w:r w:rsidR="00435287">
          <w:rPr>
            <w:rFonts w:ascii="Times New Roman" w:hAnsi="Times New Roman" w:cs="Times New Roman"/>
            <w:color w:val="000000" w:themeColor="text1"/>
          </w:rPr>
          <w:t xml:space="preserve"> x10</w:t>
        </w:r>
        <w:r w:rsidR="00435287">
          <w:rPr>
            <w:rFonts w:ascii="Times New Roman" w:hAnsi="Times New Roman" w:cs="Times New Roman"/>
            <w:color w:val="000000" w:themeColor="text1"/>
            <w:vertAlign w:val="superscript"/>
          </w:rPr>
          <w:t>6</w:t>
        </w:r>
      </w:ins>
      <w:r w:rsidR="00FF00CA">
        <w:rPr>
          <w:rFonts w:ascii="Times New Roman" w:hAnsi="Times New Roman" w:cs="Times New Roman"/>
          <w:color w:val="000000" w:themeColor="text1"/>
        </w:rPr>
        <w:t xml:space="preserve">.  The off-diagonal values are unmodified but are so small that the matrix looks spectrally like a diagonal matrix with 10 distinct diagonal values and therefore 10 distinct eigenvalues.  </w:t>
      </w:r>
    </w:p>
    <w:p w14:paraId="6F1A57A8" w14:textId="505D3093" w:rsidR="0020564E"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By construction, regardless of problem size, the unpreconditioned conjugate gradient algorithm should converge in 11 or 12 iterations</w:t>
      </w:r>
      <w:r w:rsidR="0020564E" w:rsidRPr="00EF1D93">
        <w:rPr>
          <w:rFonts w:ascii="Times New Roman" w:hAnsi="Times New Roman" w:cs="Times New Roman"/>
          <w:color w:val="000000" w:themeColor="text1"/>
        </w:rPr>
        <w:t>.</w:t>
      </w:r>
    </w:p>
    <w:p w14:paraId="221D51D8" w14:textId="17E760E1"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Similarly, preconditioned CG using symmetric Gauss-Seidel should converge in one iteration, since the preconditioner has the effect of scaling the diagonal terms to be of the same magnitude.</w:t>
      </w:r>
    </w:p>
    <w:p w14:paraId="45F42341" w14:textId="6767CD12"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Symmetry tests (</w:t>
      </w:r>
      <w:proofErr w:type="spellStart"/>
      <w:r>
        <w:rPr>
          <w:rFonts w:ascii="Times New Roman" w:hAnsi="Times New Roman" w:cs="Times New Roman"/>
          <w:b/>
          <w:color w:val="000000" w:themeColor="text1"/>
        </w:rPr>
        <w:t>Symtest</w:t>
      </w:r>
      <w:proofErr w:type="spellEnd"/>
      <w:del w:id="476"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color w:val="000000" w:themeColor="text1"/>
        </w:rPr>
        <w:t>):</w:t>
      </w:r>
    </w:p>
    <w:p w14:paraId="47A114D6" w14:textId="1F66EF24" w:rsidR="004051A1" w:rsidRDefault="004051A1"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lastRenderedPageBreak/>
        <w:t>In this test we confirm the symmetry of the matrix and preconditioner functions by computing two scalar products that are mathematically identical for symmetric operators.</w:t>
      </w:r>
    </w:p>
    <w:p w14:paraId="3F7841D7" w14:textId="084A7EE9"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two pseudo-random vectors </w:t>
      </w:r>
      <w:r w:rsidRPr="00FF00CA">
        <w:rPr>
          <w:rFonts w:ascii="Times New Roman" w:hAnsi="Times New Roman" w:cs="Times New Roman"/>
          <w:i/>
          <w:color w:val="000000" w:themeColor="text1"/>
        </w:rPr>
        <w:t>x</w:t>
      </w:r>
      <w:r>
        <w:rPr>
          <w:rFonts w:ascii="Times New Roman" w:hAnsi="Times New Roman" w:cs="Times New Roman"/>
          <w:color w:val="000000" w:themeColor="text1"/>
        </w:rPr>
        <w:t xml:space="preserve"> and </w:t>
      </w:r>
      <w:r>
        <w:rPr>
          <w:rFonts w:ascii="Times New Roman" w:hAnsi="Times New Roman" w:cs="Times New Roman"/>
          <w:i/>
          <w:color w:val="000000" w:themeColor="text1"/>
        </w:rPr>
        <w:t xml:space="preserve">y, </w:t>
      </w:r>
      <w:r w:rsidR="004051A1">
        <w:rPr>
          <w:rFonts w:ascii="Times New Roman" w:hAnsi="Times New Roman" w:cs="Times New Roman"/>
          <w:color w:val="000000" w:themeColor="text1"/>
        </w:rPr>
        <w:t xml:space="preserve">and the user implementations of </w:t>
      </w:r>
      <w:proofErr w:type="spellStart"/>
      <w:r w:rsidR="004051A1">
        <w:rPr>
          <w:rFonts w:ascii="Times New Roman" w:hAnsi="Times New Roman" w:cs="Times New Roman"/>
          <w:b/>
          <w:color w:val="000000" w:themeColor="text1"/>
        </w:rPr>
        <w:t>ComputeSPMV</w:t>
      </w:r>
      <w:proofErr w:type="spellEnd"/>
      <w:del w:id="477" w:author="Michael A Heroux" w:date="2013-10-11T14:28:00Z">
        <w:r w:rsidR="004051A1" w:rsidDel="0049225C">
          <w:rPr>
            <w:rFonts w:ascii="Times New Roman" w:hAnsi="Times New Roman" w:cs="Times New Roman"/>
            <w:b/>
            <w:color w:val="000000" w:themeColor="text1"/>
          </w:rPr>
          <w:delText>.cpp</w:delText>
        </w:r>
      </w:del>
      <w:r w:rsidR="004051A1">
        <w:rPr>
          <w:rFonts w:ascii="Times New Roman" w:hAnsi="Times New Roman" w:cs="Times New Roman"/>
          <w:b/>
          <w:color w:val="000000" w:themeColor="text1"/>
        </w:rPr>
        <w:t xml:space="preserve"> </w:t>
      </w:r>
      <w:r w:rsidR="004051A1">
        <w:rPr>
          <w:rFonts w:ascii="Times New Roman" w:hAnsi="Times New Roman" w:cs="Times New Roman"/>
          <w:color w:val="000000" w:themeColor="text1"/>
        </w:rPr>
        <w:t xml:space="preserve">to apply the matrix </w:t>
      </w:r>
      <w:proofErr w:type="gramStart"/>
      <w:r w:rsidR="004051A1">
        <w:rPr>
          <w:rFonts w:ascii="Times New Roman" w:hAnsi="Times New Roman" w:cs="Times New Roman"/>
          <w:i/>
          <w:color w:val="000000" w:themeColor="text1"/>
        </w:rPr>
        <w:t xml:space="preserve">A </w:t>
      </w:r>
      <w:r w:rsidR="004051A1">
        <w:rPr>
          <w:rFonts w:ascii="Times New Roman" w:hAnsi="Times New Roman" w:cs="Times New Roman"/>
          <w:color w:val="000000" w:themeColor="text1"/>
        </w:rPr>
        <w:t xml:space="preserve"> and</w:t>
      </w:r>
      <w:proofErr w:type="gramEnd"/>
      <w:r w:rsidR="004051A1">
        <w:rPr>
          <w:rFonts w:ascii="Times New Roman" w:hAnsi="Times New Roman" w:cs="Times New Roman"/>
          <w:color w:val="000000" w:themeColor="text1"/>
        </w:rPr>
        <w:t xml:space="preserve"> </w:t>
      </w:r>
      <w:proofErr w:type="spellStart"/>
      <w:r w:rsidR="004051A1">
        <w:rPr>
          <w:rFonts w:ascii="Times New Roman" w:hAnsi="Times New Roman" w:cs="Times New Roman"/>
          <w:b/>
          <w:color w:val="000000" w:themeColor="text1"/>
        </w:rPr>
        <w:t>ComputeSYMGS</w:t>
      </w:r>
      <w:proofErr w:type="spellEnd"/>
      <w:del w:id="478" w:author="Michael A Heroux" w:date="2013-10-11T14:28:00Z">
        <w:r w:rsidR="004051A1" w:rsidDel="0049225C">
          <w:rPr>
            <w:rFonts w:ascii="Times New Roman" w:hAnsi="Times New Roman" w:cs="Times New Roman"/>
            <w:b/>
            <w:color w:val="000000" w:themeColor="text1"/>
          </w:rPr>
          <w:delText>.cpp</w:delText>
        </w:r>
      </w:del>
      <w:r w:rsidR="004051A1">
        <w:rPr>
          <w:rFonts w:ascii="Times New Roman" w:hAnsi="Times New Roman" w:cs="Times New Roman"/>
          <w:b/>
          <w:color w:val="000000" w:themeColor="text1"/>
        </w:rPr>
        <w:t xml:space="preserve"> </w:t>
      </w:r>
      <w:r w:rsidR="004051A1" w:rsidRPr="00F01BC2">
        <w:rPr>
          <w:rFonts w:ascii="Times New Roman" w:hAnsi="Times New Roman" w:cs="Times New Roman"/>
          <w:color w:val="000000" w:themeColor="text1"/>
        </w:rPr>
        <w:t>to</w:t>
      </w:r>
      <w:r w:rsidR="004051A1">
        <w:rPr>
          <w:rFonts w:ascii="Times New Roman" w:hAnsi="Times New Roman" w:cs="Times New Roman"/>
          <w:b/>
          <w:color w:val="000000" w:themeColor="text1"/>
        </w:rPr>
        <w:t xml:space="preserve"> </w:t>
      </w:r>
      <w:r w:rsidR="004051A1">
        <w:rPr>
          <w:rFonts w:ascii="Times New Roman" w:hAnsi="Times New Roman" w:cs="Times New Roman"/>
          <w:color w:val="000000" w:themeColor="text1"/>
        </w:rPr>
        <w:t xml:space="preserve">apply the preconditioner </w:t>
      </w:r>
      <w:r w:rsidR="004051A1">
        <w:rPr>
          <w:rFonts w:ascii="Times New Roman" w:hAnsi="Times New Roman" w:cs="Times New Roman"/>
          <w:i/>
          <w:color w:val="000000" w:themeColor="text1"/>
        </w:rPr>
        <w:t xml:space="preserve">M </w:t>
      </w:r>
      <w:r>
        <w:rPr>
          <w:rFonts w:ascii="Times New Roman" w:hAnsi="Times New Roman" w:cs="Times New Roman"/>
          <w:color w:val="000000" w:themeColor="text1"/>
        </w:rPr>
        <w:t>we compute two scalar values:</w:t>
      </w:r>
    </w:p>
    <w:p w14:paraId="496415BB" w14:textId="6A91DC58" w:rsidR="00FF00CA"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Departure from symmetry for SPMV:</w:t>
      </w:r>
      <w:r w:rsidR="00701D3F">
        <w:rPr>
          <w:rFonts w:ascii="Times New Roman" w:hAnsi="Times New Roman" w:cs="Times New Roman"/>
          <w:color w:val="000000" w:themeColor="text1"/>
          <w:position w:val="-10"/>
        </w:rPr>
        <w:pict w14:anchorId="1FA27A68">
          <v:shape id="_x0000_i1028" type="#_x0000_t75" style="width:1in;height:18pt">
            <v:imagedata r:id="rId30" o:title=""/>
          </v:shape>
        </w:pict>
      </w:r>
      <w:r>
        <w:rPr>
          <w:rFonts w:ascii="Times New Roman" w:hAnsi="Times New Roman" w:cs="Times New Roman"/>
          <w:color w:val="000000" w:themeColor="text1"/>
        </w:rPr>
        <w:t>.</w:t>
      </w:r>
    </w:p>
    <w:p w14:paraId="60A1CBAE" w14:textId="6D08F661" w:rsidR="00683BD9"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Departure from symmetry for SYMGS: </w:t>
      </w:r>
      <w:del w:id="479" w:author="Michael A Heroux" w:date="2013-10-11T14:42:00Z">
        <w:r w:rsidR="003138CC" w:rsidRPr="00CF2E27" w:rsidDel="00435287">
          <w:rPr>
            <w:rFonts w:ascii="Times New Roman" w:hAnsi="Times New Roman" w:cs="Times New Roman"/>
            <w:color w:val="000000" w:themeColor="text1"/>
            <w:position w:val="-10"/>
          </w:rPr>
          <w:object w:dxaOrig="820" w:dyaOrig="360" w14:anchorId="78BF19EC">
            <v:shape id="_x0000_i1029" type="#_x0000_t75" style="width:41pt;height:18pt" o:ole="">
              <v:imagedata r:id="rId31" o:title=""/>
            </v:shape>
            <o:OLEObject Type="Embed" ProgID="Equation.3" ShapeID="_x0000_i1029" DrawAspect="Content" ObjectID="_1316864108" r:id="rId32"/>
          </w:object>
        </w:r>
      </w:del>
      <w:r w:rsidR="00701D3F">
        <w:rPr>
          <w:rFonts w:ascii="Times New Roman" w:hAnsi="Times New Roman" w:cs="Times New Roman"/>
          <w:color w:val="000000" w:themeColor="text1"/>
          <w:position w:val="-10"/>
        </w:rPr>
        <w:pict w14:anchorId="3041BEB4">
          <v:shape id="_x0000_i1030" type="#_x0000_t75" style="width:96pt;height:18pt">
            <v:imagedata r:id="rId33" o:title=""/>
          </v:shape>
        </w:pict>
      </w:r>
      <w:r w:rsidR="00683BD9" w:rsidRPr="00EF1D93">
        <w:rPr>
          <w:rFonts w:ascii="Times New Roman" w:hAnsi="Times New Roman" w:cs="Times New Roman"/>
          <w:color w:val="000000" w:themeColor="text1"/>
        </w:rPr>
        <w:t>.</w:t>
      </w:r>
    </w:p>
    <w:p w14:paraId="1178CD53" w14:textId="2CF354FC"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SPMV testing: Using the exact solution vector, we compare the result generated by </w:t>
      </w:r>
      <w:proofErr w:type="spellStart"/>
      <w:r w:rsidRPr="00CF2E27">
        <w:rPr>
          <w:rFonts w:ascii="Times New Roman" w:hAnsi="Times New Roman" w:cs="Times New Roman"/>
          <w:b/>
          <w:color w:val="000000" w:themeColor="text1"/>
        </w:rPr>
        <w:t>ComputeSPMV</w:t>
      </w:r>
      <w:proofErr w:type="spellEnd"/>
      <w:del w:id="480" w:author="Michael A Heroux" w:date="2013-10-11T14:28:00Z">
        <w:r w:rsidRPr="00CF2E27" w:rsidDel="0049225C">
          <w:rPr>
            <w:rFonts w:ascii="Times New Roman" w:hAnsi="Times New Roman" w:cs="Times New Roman"/>
            <w:b/>
            <w:color w:val="000000" w:themeColor="text1"/>
          </w:rPr>
          <w:delText>.cpp</w:delText>
        </w:r>
      </w:del>
      <w:r w:rsidRPr="00CF2E27">
        <w:rPr>
          <w:rFonts w:ascii="Times New Roman" w:hAnsi="Times New Roman" w:cs="Times New Roman"/>
          <w:b/>
          <w:color w:val="000000" w:themeColor="text1"/>
        </w:rPr>
        <w:t xml:space="preserve"> </w:t>
      </w:r>
      <w:r>
        <w:rPr>
          <w:rFonts w:ascii="Times New Roman" w:hAnsi="Times New Roman" w:cs="Times New Roman"/>
          <w:color w:val="000000" w:themeColor="text1"/>
        </w:rPr>
        <w:t>with the known RHS vector.</w:t>
      </w:r>
    </w:p>
    <w:p w14:paraId="0236D17D" w14:textId="280A4681"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 xml:space="preserve">Reference Sparse MV and Gauss-Seidel timing:  </w:t>
      </w:r>
      <w:r>
        <w:rPr>
          <w:rFonts w:ascii="Times New Roman" w:hAnsi="Times New Roman" w:cs="Times New Roman"/>
          <w:color w:val="000000" w:themeColor="text1"/>
        </w:rPr>
        <w:t>We run the reference kernels for use in our output report.</w:t>
      </w:r>
    </w:p>
    <w:p w14:paraId="4405A7FC" w14:textId="7F61F55F"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Reference CG timing and residual reduction:</w:t>
      </w:r>
      <w:r>
        <w:rPr>
          <w:rFonts w:ascii="Times New Roman" w:hAnsi="Times New Roman" w:cs="Times New Roman"/>
          <w:color w:val="000000" w:themeColor="text1"/>
        </w:rPr>
        <w:t xml:space="preserve"> We will report the reference CG timing results in the output.  We run the reference CG solver for a fixed number of iterations (50) and record the reduction in</w:t>
      </w:r>
      <w:r w:rsidR="00206D61">
        <w:rPr>
          <w:rFonts w:ascii="Times New Roman" w:hAnsi="Times New Roman" w:cs="Times New Roman"/>
          <w:color w:val="000000" w:themeColor="text1"/>
        </w:rPr>
        <w:t xml:space="preserve"> the</w:t>
      </w:r>
      <w:r>
        <w:rPr>
          <w:rFonts w:ascii="Times New Roman" w:hAnsi="Times New Roman" w:cs="Times New Roman"/>
          <w:color w:val="000000" w:themeColor="text1"/>
        </w:rPr>
        <w:t xml:space="preserve"> residual.  The optimized CG solver must also achieve the same residual reduction even if it requires more iterations.  </w:t>
      </w:r>
    </w:p>
    <w:p w14:paraId="6D03DEA0" w14:textId="77777777"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Setup:</w:t>
      </w:r>
      <w:r>
        <w:rPr>
          <w:rFonts w:ascii="Times New Roman" w:hAnsi="Times New Roman" w:cs="Times New Roman"/>
          <w:color w:val="000000" w:themeColor="text1"/>
        </w:rPr>
        <w:t xml:space="preserve"> We run the optimized CG solver until it reaches the same residual reduction as the reference CG solver. </w:t>
      </w:r>
    </w:p>
    <w:p w14:paraId="74D0EABD" w14:textId="719B0BD0"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The time required to execute this run and the number of iterations required to achieve the residual drop are both recorded.</w:t>
      </w:r>
    </w:p>
    <w:p w14:paraId="05EA726D" w14:textId="551F134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the execution time of a single call to the optimized CG solver (a single </w:t>
      </w:r>
      <w:r>
        <w:rPr>
          <w:rFonts w:ascii="Times New Roman" w:hAnsi="Times New Roman" w:cs="Times New Roman"/>
          <w:i/>
          <w:color w:val="000000" w:themeColor="text1"/>
        </w:rPr>
        <w:t>set</w:t>
      </w:r>
      <w:r>
        <w:rPr>
          <w:rFonts w:ascii="Times New Roman" w:hAnsi="Times New Roman" w:cs="Times New Roman"/>
          <w:color w:val="000000" w:themeColor="text1"/>
        </w:rPr>
        <w:t>), we compute how many sets of runs are required.</w:t>
      </w:r>
    </w:p>
    <w:p w14:paraId="62A6C80F" w14:textId="5EFD6C1F"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iterations required to achieve the required residual drop is called </w:t>
      </w:r>
      <w:r>
        <w:rPr>
          <w:rFonts w:ascii="Times New Roman" w:hAnsi="Times New Roman" w:cs="Times New Roman"/>
          <w:b/>
          <w:color w:val="000000" w:themeColor="text1"/>
        </w:rPr>
        <w:t>numberOfOptCgIters.</w:t>
      </w:r>
      <w:r>
        <w:rPr>
          <w:rFonts w:ascii="Times New Roman" w:hAnsi="Times New Roman" w:cs="Times New Roman"/>
          <w:color w:val="000000" w:themeColor="text1"/>
        </w:rPr>
        <w:t xml:space="preserve">  If the optimized CG does not differ from the reference CG convergence behavior, this value will be 50.</w:t>
      </w:r>
    </w:p>
    <w:p w14:paraId="54EE8F54" w14:textId="4B35238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CG sets required to fill the benchmark time requirement is called </w:t>
      </w:r>
      <w:r>
        <w:rPr>
          <w:rFonts w:ascii="Times New Roman" w:hAnsi="Times New Roman" w:cs="Times New Roman"/>
          <w:b/>
          <w:color w:val="000000" w:themeColor="text1"/>
        </w:rPr>
        <w:t>numberOfCgSets.</w:t>
      </w:r>
    </w:p>
    <w:p w14:paraId="27ED493B" w14:textId="7E618245"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timing and analysis</w:t>
      </w:r>
      <w:r w:rsidR="00C110FA">
        <w:rPr>
          <w:rFonts w:ascii="Times New Roman" w:hAnsi="Times New Roman" w:cs="Times New Roman"/>
          <w:b/>
          <w:color w:val="000000" w:themeColor="text1"/>
        </w:rPr>
        <w:t xml:space="preserve"> (Benchmark phase)</w:t>
      </w:r>
      <w:r>
        <w:rPr>
          <w:rFonts w:ascii="Times New Roman" w:hAnsi="Times New Roman" w:cs="Times New Roman"/>
          <w:b/>
          <w:color w:val="000000" w:themeColor="text1"/>
        </w:rPr>
        <w:t>:</w:t>
      </w:r>
      <w:r>
        <w:rPr>
          <w:rFonts w:ascii="Times New Roman" w:hAnsi="Times New Roman" w:cs="Times New Roman"/>
          <w:color w:val="000000" w:themeColor="text1"/>
        </w:rPr>
        <w:t xml:space="preserve">  We now finally run the benchmark phase of HPCG.  Here we run the optimized CG solver </w:t>
      </w:r>
      <w:r>
        <w:rPr>
          <w:rFonts w:ascii="Times New Roman" w:hAnsi="Times New Roman" w:cs="Times New Roman"/>
          <w:b/>
          <w:color w:val="000000" w:themeColor="text1"/>
        </w:rPr>
        <w:t xml:space="preserve">numberOfCgSets </w:t>
      </w:r>
      <w:r>
        <w:rPr>
          <w:rFonts w:ascii="Times New Roman" w:hAnsi="Times New Roman" w:cs="Times New Roman"/>
          <w:color w:val="000000" w:themeColor="text1"/>
        </w:rPr>
        <w:t xml:space="preserve">times, and each time run the solver for </w:t>
      </w:r>
      <w:r>
        <w:rPr>
          <w:rFonts w:ascii="Times New Roman" w:hAnsi="Times New Roman" w:cs="Times New Roman"/>
          <w:b/>
          <w:color w:val="000000" w:themeColor="text1"/>
        </w:rPr>
        <w:t>numberOfOptCgIters</w:t>
      </w:r>
      <w:r>
        <w:rPr>
          <w:rFonts w:ascii="Times New Roman" w:hAnsi="Times New Roman" w:cs="Times New Roman"/>
          <w:color w:val="000000" w:themeColor="text1"/>
        </w:rPr>
        <w:t xml:space="preserve"> iterations.</w:t>
      </w:r>
    </w:p>
    <w:p w14:paraId="36293CF5" w14:textId="77777777" w:rsid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residual value of each set is recorded as a unique value.  At the end of the benchmark phase we compute, analyze and report the mean value of all recorded residuals and the variance.  </w:t>
      </w:r>
    </w:p>
    <w:p w14:paraId="1D360AB6" w14:textId="110E9E9C" w:rsidR="00C110FA" w:rsidRP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Small perturbations of the residual are permitted.  These can occur because of variations in the order of floating point computations.  For example, OpenMP execution of a dot-product typically changes the order of summation and leads to minor</w:t>
      </w:r>
      <w:r w:rsidR="00C30452">
        <w:rPr>
          <w:rFonts w:ascii="Times New Roman" w:hAnsi="Times New Roman" w:cs="Times New Roman"/>
          <w:color w:val="000000" w:themeColor="text1"/>
        </w:rPr>
        <w:t xml:space="preserve"> (round-off error)</w:t>
      </w:r>
      <w:r>
        <w:rPr>
          <w:rFonts w:ascii="Times New Roman" w:hAnsi="Times New Roman" w:cs="Times New Roman"/>
          <w:color w:val="000000" w:themeColor="text1"/>
        </w:rPr>
        <w:t xml:space="preserve"> perturbations in the final dot-product result.</w:t>
      </w:r>
    </w:p>
    <w:p w14:paraId="15ABEEDD" w14:textId="77777777" w:rsidR="0020564E" w:rsidRPr="00EF1D93" w:rsidRDefault="0020564E" w:rsidP="007A6474">
      <w:pPr>
        <w:numPr>
          <w:ilvl w:val="0"/>
          <w:numId w:val="2"/>
        </w:numPr>
        <w:rPr>
          <w:rFonts w:ascii="Times New Roman" w:hAnsi="Times New Roman" w:cs="Times New Roman"/>
          <w:b/>
          <w:color w:val="000000" w:themeColor="text1"/>
        </w:rPr>
      </w:pPr>
      <w:r w:rsidRPr="00EF1D93">
        <w:rPr>
          <w:rFonts w:ascii="Times New Roman" w:hAnsi="Times New Roman" w:cs="Times New Roman"/>
          <w:b/>
          <w:color w:val="000000" w:themeColor="text1"/>
        </w:rPr>
        <w:t xml:space="preserve">Post-processing and reporting: </w:t>
      </w:r>
      <w:r w:rsidR="00683BD9" w:rsidRPr="00EF1D93">
        <w:rPr>
          <w:rFonts w:ascii="Times New Roman" w:hAnsi="Times New Roman" w:cs="Times New Roman"/>
          <w:b/>
          <w:color w:val="000000" w:themeColor="text1"/>
        </w:rPr>
        <w:t xml:space="preserve"> </w:t>
      </w:r>
      <w:r w:rsidR="00683BD9" w:rsidRPr="00EF1D93">
        <w:rPr>
          <w:rFonts w:ascii="Times New Roman" w:hAnsi="Times New Roman" w:cs="Times New Roman"/>
          <w:color w:val="000000" w:themeColor="text1"/>
        </w:rPr>
        <w:t>We will report a single timing result, and other metrics.</w:t>
      </w:r>
    </w:p>
    <w:p w14:paraId="7FF741C3" w14:textId="77777777" w:rsidR="0020564E" w:rsidRPr="00EF1D93" w:rsidRDefault="0020564E" w:rsidP="007A6474">
      <w:pPr>
        <w:numPr>
          <w:ilvl w:val="1"/>
          <w:numId w:val="2"/>
        </w:numPr>
        <w:rPr>
          <w:rFonts w:ascii="Times New Roman" w:hAnsi="Times New Roman" w:cs="Times New Roman"/>
          <w:b/>
          <w:color w:val="000000" w:themeColor="text1"/>
        </w:rPr>
      </w:pPr>
      <w:r w:rsidRPr="00EF1D93">
        <w:rPr>
          <w:rFonts w:ascii="Times New Roman" w:hAnsi="Times New Roman" w:cs="Times New Roman"/>
          <w:color w:val="000000" w:themeColor="text1"/>
        </w:rPr>
        <w:t xml:space="preserve">Computational verification and validation metrics are reported.  </w:t>
      </w:r>
    </w:p>
    <w:p w14:paraId="4BA2DFDB" w14:textId="77777777" w:rsidR="0020564E" w:rsidRPr="00435287" w:rsidRDefault="0020564E" w:rsidP="007A6474">
      <w:pPr>
        <w:numPr>
          <w:ilvl w:val="1"/>
          <w:numId w:val="2"/>
        </w:numPr>
        <w:rPr>
          <w:ins w:id="481" w:author="Michael A Heroux" w:date="2013-10-11T14:45:00Z"/>
          <w:rFonts w:ascii="Times New Roman" w:hAnsi="Times New Roman" w:cs="Times New Roman"/>
          <w:b/>
          <w:color w:val="000000" w:themeColor="text1"/>
          <w:rPrChange w:id="482" w:author="Michael A Heroux" w:date="2013-10-11T14:45:00Z">
            <w:rPr>
              <w:ins w:id="483" w:author="Michael A Heroux" w:date="2013-10-11T14:45:00Z"/>
              <w:rFonts w:ascii="Times New Roman" w:hAnsi="Times New Roman" w:cs="Times New Roman"/>
              <w:color w:val="000000" w:themeColor="text1"/>
            </w:rPr>
          </w:rPrChange>
        </w:rPr>
      </w:pPr>
      <w:r w:rsidRPr="00EF1D93">
        <w:rPr>
          <w:rFonts w:ascii="Times New Roman" w:hAnsi="Times New Roman" w:cs="Times New Roman"/>
          <w:color w:val="000000" w:themeColor="text1"/>
        </w:rPr>
        <w:t xml:space="preserve">Timing and execution rate results are reported. </w:t>
      </w:r>
    </w:p>
    <w:p w14:paraId="302B122D" w14:textId="7F651B71" w:rsidR="00435287" w:rsidRPr="00EF1D93" w:rsidRDefault="00435287" w:rsidP="007A6474">
      <w:pPr>
        <w:numPr>
          <w:ilvl w:val="1"/>
          <w:numId w:val="2"/>
        </w:numPr>
        <w:rPr>
          <w:rFonts w:ascii="Times New Roman" w:hAnsi="Times New Roman" w:cs="Times New Roman"/>
          <w:b/>
          <w:color w:val="000000" w:themeColor="text1"/>
        </w:rPr>
      </w:pPr>
      <w:ins w:id="484" w:author="Michael A Heroux" w:date="2013-10-11T14:45:00Z">
        <w:r>
          <w:rPr>
            <w:rFonts w:ascii="Times New Roman" w:hAnsi="Times New Roman" w:cs="Times New Roman"/>
            <w:color w:val="000000" w:themeColor="text1"/>
          </w:rPr>
          <w:t>Pass/fail information is reported, as is an email address where results can be submitted.</w:t>
        </w:r>
      </w:ins>
    </w:p>
    <w:p w14:paraId="5104843F" w14:textId="77777777" w:rsidR="000269A0" w:rsidRDefault="000269A0" w:rsidP="00D56B94">
      <w:pPr>
        <w:pStyle w:val="Heading1"/>
        <w:jc w:val="left"/>
      </w:pPr>
    </w:p>
    <w:p w14:paraId="4E410A0A" w14:textId="77777777" w:rsidR="00435287" w:rsidRDefault="00435287">
      <w:pPr>
        <w:rPr>
          <w:ins w:id="485" w:author="Michael A Heroux" w:date="2013-10-11T14:44:00Z"/>
          <w:rFonts w:ascii="Arial" w:eastAsia="Times New Roman" w:hAnsi="Arial" w:cs="Arial"/>
          <w:b/>
          <w:bCs/>
          <w:caps/>
          <w:kern w:val="32"/>
          <w:sz w:val="28"/>
          <w:szCs w:val="28"/>
        </w:rPr>
      </w:pPr>
      <w:bookmarkStart w:id="486" w:name="_Toc241724216"/>
      <w:ins w:id="487" w:author="Michael A Heroux" w:date="2013-10-11T14:44:00Z">
        <w:r>
          <w:br w:type="page"/>
        </w:r>
      </w:ins>
    </w:p>
    <w:p w14:paraId="721BD203" w14:textId="0BE0E86B" w:rsidR="007002EC" w:rsidRDefault="007002EC" w:rsidP="007E1D4D">
      <w:pPr>
        <w:pStyle w:val="Heading1"/>
        <w:numPr>
          <w:ilvl w:val="0"/>
          <w:numId w:val="15"/>
        </w:numPr>
        <w:jc w:val="left"/>
      </w:pPr>
      <w:r>
        <w:t>HPCG Implementation</w:t>
      </w:r>
      <w:bookmarkEnd w:id="486"/>
    </w:p>
    <w:p w14:paraId="165925A0" w14:textId="77777777" w:rsidR="00C110FA" w:rsidRDefault="00C110FA" w:rsidP="00C110FA"/>
    <w:p w14:paraId="7505226B" w14:textId="33889A67" w:rsidR="00C110FA" w:rsidRPr="00C110FA" w:rsidDel="00435287" w:rsidRDefault="00C060CF" w:rsidP="00C110FA">
      <w:pPr>
        <w:rPr>
          <w:del w:id="488" w:author="Michael A Heroux" w:date="2013-10-11T14:46:00Z"/>
        </w:rPr>
      </w:pPr>
      <w:r w:rsidRPr="00EF1D93">
        <w:rPr>
          <w:rFonts w:ascii="Times New Roman" w:hAnsi="Times New Roman" w:cs="Times New Roman"/>
          <w:color w:val="000000" w:themeColor="text1"/>
        </w:rPr>
        <w:lastRenderedPageBreak/>
        <w:t>The reference</w:t>
      </w:r>
      <w:ins w:id="489" w:author="Michael A Heroux" w:date="2013-10-11T14:45:00Z">
        <w:r w:rsidR="00435287">
          <w:rPr>
            <w:rFonts w:ascii="Times New Roman" w:hAnsi="Times New Roman" w:cs="Times New Roman"/>
            <w:color w:val="000000" w:themeColor="text1"/>
          </w:rPr>
          <w:t xml:space="preserve"> HPCG</w:t>
        </w:r>
      </w:ins>
      <w:r w:rsidRPr="00EF1D93">
        <w:rPr>
          <w:rFonts w:ascii="Times New Roman" w:hAnsi="Times New Roman" w:cs="Times New Roman"/>
          <w:color w:val="000000" w:themeColor="text1"/>
        </w:rPr>
        <w:t xml:space="preserve"> code </w:t>
      </w:r>
      <w:r>
        <w:rPr>
          <w:rFonts w:ascii="Times New Roman" w:hAnsi="Times New Roman" w:cs="Times New Roman"/>
          <w:color w:val="000000" w:themeColor="text1"/>
        </w:rPr>
        <w:t>is</w:t>
      </w:r>
      <w:r w:rsidRPr="00EF1D93">
        <w:rPr>
          <w:rFonts w:ascii="Times New Roman" w:hAnsi="Times New Roman" w:cs="Times New Roman"/>
          <w:color w:val="000000" w:themeColor="text1"/>
        </w:rPr>
        <w:t xml:space="preserve"> implemented in C++ using MPI and OpenMP</w:t>
      </w:r>
      <w:r>
        <w:rPr>
          <w:rFonts w:ascii="Times New Roman" w:hAnsi="Times New Roman" w:cs="Times New Roman"/>
          <w:color w:val="000000" w:themeColor="text1"/>
        </w:rPr>
        <w:t xml:space="preserve"> </w:t>
      </w:r>
      <w:r w:rsidR="00C110FA">
        <w:t xml:space="preserve">and makes some use of the </w:t>
      </w:r>
      <w:ins w:id="490" w:author="Michael A Heroux" w:date="2013-10-11T14:45:00Z">
        <w:r w:rsidR="00435287">
          <w:t xml:space="preserve">C++ </w:t>
        </w:r>
      </w:ins>
      <w:r w:rsidR="00C110FA">
        <w:t>standard libraries and container classes.  While it is certainly possible to write the same functionality in C, many applications rely on high-level C++ features for improved productivity.  We want HPCG to reflect the language needs of users as part of this benchmark.</w:t>
      </w:r>
    </w:p>
    <w:p w14:paraId="73201537" w14:textId="77777777" w:rsidR="005C11DE" w:rsidDel="00435287" w:rsidRDefault="005C11DE" w:rsidP="00A16B75">
      <w:pPr>
        <w:rPr>
          <w:del w:id="491" w:author="Michael A Heroux" w:date="2013-10-11T14:46:00Z"/>
        </w:rPr>
      </w:pPr>
    </w:p>
    <w:p w14:paraId="20FE3FC9" w14:textId="77777777" w:rsidR="00157A3D" w:rsidDel="00435287" w:rsidRDefault="00157A3D" w:rsidP="00157A3D">
      <w:pPr>
        <w:rPr>
          <w:del w:id="492" w:author="Michael A Heroux" w:date="2013-10-11T14:46:00Z"/>
        </w:rPr>
      </w:pPr>
    </w:p>
    <w:p w14:paraId="7F38D07F" w14:textId="77777777" w:rsidR="00157A3D" w:rsidRDefault="00157A3D" w:rsidP="00157A3D"/>
    <w:p w14:paraId="6978F64E" w14:textId="77777777" w:rsidR="00157A3D" w:rsidRPr="00157A3D" w:rsidDel="00435287" w:rsidRDefault="00157A3D" w:rsidP="00A16B75">
      <w:pPr>
        <w:rPr>
          <w:del w:id="493" w:author="Michael A Heroux" w:date="2013-10-11T14:46:00Z"/>
        </w:rPr>
      </w:pPr>
    </w:p>
    <w:p w14:paraId="69834BDE" w14:textId="77777777" w:rsidR="00CA0EB9" w:rsidRDefault="00CA0EB9" w:rsidP="00CA0EB9">
      <w:pPr>
        <w:pStyle w:val="ListParagraph"/>
        <w:ind w:left="0"/>
      </w:pPr>
    </w:p>
    <w:p w14:paraId="01DCCC38" w14:textId="77777777" w:rsidR="006C2BE8" w:rsidRDefault="007E1D4D" w:rsidP="006C2BE8">
      <w:pPr>
        <w:pStyle w:val="Heading1"/>
        <w:numPr>
          <w:ilvl w:val="0"/>
          <w:numId w:val="15"/>
        </w:numPr>
        <w:jc w:val="left"/>
      </w:pPr>
      <w:bookmarkStart w:id="494" w:name="_Ref241466288"/>
      <w:bookmarkStart w:id="495" w:name="_Toc241724217"/>
      <w:r>
        <w:t>HPCG Testing</w:t>
      </w:r>
      <w:bookmarkEnd w:id="494"/>
      <w:bookmarkEnd w:id="495"/>
    </w:p>
    <w:p w14:paraId="4C12767C" w14:textId="77777777" w:rsidR="00A023DB" w:rsidRDefault="00A023DB" w:rsidP="00A023DB"/>
    <w:p w14:paraId="7B585460" w14:textId="05811EFB" w:rsidR="00A023DB" w:rsidRDefault="00A023DB" w:rsidP="00A023DB">
      <w:r>
        <w:t xml:space="preserve">HPCG uses basic spectral properties of the conjugate gradient algorithm in order to confirm that the implementation used in the benchmark has expected behavior.  In particular, for a matrix with </w:t>
      </w:r>
      <w:r>
        <w:rPr>
          <w:i/>
        </w:rPr>
        <w:t>k</w:t>
      </w:r>
      <w:r>
        <w:t xml:space="preserve"> distinct eigenvalues, CG should take </w:t>
      </w:r>
      <w:r w:rsidR="00F4662C">
        <w:rPr>
          <w:i/>
        </w:rPr>
        <w:t xml:space="preserve">k </w:t>
      </w:r>
      <w:r w:rsidR="00F4662C">
        <w:t xml:space="preserve">iteration to reach convergence, in exact arithmetic.  We temporarily </w:t>
      </w:r>
      <w:r w:rsidR="00177F37">
        <w:t xml:space="preserve"> make one run where we have a </w:t>
      </w:r>
      <w:r w:rsidR="00F4662C">
        <w:t>modify the diagonal of our matrix so that there are only 10 distinct values (2</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3</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4</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5</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6</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7</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8</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9</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1</w:t>
      </w:r>
      <w:r w:rsidR="001F77FB">
        <w:t>0</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xml:space="preserve">).  </w:t>
      </w:r>
      <w:r w:rsidR="00F01BC2">
        <w:t xml:space="preserve">The remaining diagonal values are set to 1 x </w:t>
      </w:r>
      <w:r w:rsidR="00F01BC2">
        <w:rPr>
          <w:rFonts w:ascii="Times New Roman" w:hAnsi="Times New Roman" w:cs="Times New Roman"/>
          <w:color w:val="000000" w:themeColor="text1"/>
        </w:rPr>
        <w:t>10</w:t>
      </w:r>
      <w:r w:rsidR="00F01BC2">
        <w:rPr>
          <w:rFonts w:ascii="Times New Roman" w:hAnsi="Times New Roman" w:cs="Times New Roman"/>
          <w:color w:val="000000" w:themeColor="text1"/>
          <w:vertAlign w:val="superscript"/>
        </w:rPr>
        <w:t>6</w:t>
      </w:r>
      <w:r w:rsidR="00F01BC2">
        <w:t>.  Al</w:t>
      </w:r>
      <w:r w:rsidR="00F4662C">
        <w:t>though the off-diagonal values remain nonzero and unchanged, they are of magnitude 1.0 and have little influence on the spectral behavior of the linear operator.</w:t>
      </w:r>
      <w:r w:rsidR="00F01BC2">
        <w:t xml:space="preserve">  After performing the spectral tests, we restore the original matrix diagonal values.</w:t>
      </w:r>
    </w:p>
    <w:p w14:paraId="3171942C" w14:textId="77777777" w:rsidR="00F4662C" w:rsidRDefault="00F4662C" w:rsidP="00A023DB"/>
    <w:p w14:paraId="6D4E244A" w14:textId="0E102510" w:rsidR="00F4662C" w:rsidRPr="00F4662C" w:rsidRDefault="00F4662C" w:rsidP="00A023DB">
      <w:r>
        <w:t xml:space="preserve">For unpreconditioned CG (which is selected by a bool argument to </w:t>
      </w:r>
      <w:r>
        <w:rPr>
          <w:b/>
        </w:rPr>
        <w:t>CG</w:t>
      </w:r>
      <w:del w:id="496" w:author="Michael A Heroux" w:date="2013-10-11T14:28:00Z">
        <w:r w:rsidDel="0049225C">
          <w:rPr>
            <w:b/>
          </w:rPr>
          <w:delText>.cpp</w:delText>
        </w:r>
      </w:del>
      <w:r>
        <w:t>), we should expect a bit more than 10 iterations to converge.  The symmetric Gauss-Seidel  preconditioned CG should converge in about 1 iteration, since this preconditioner behaves like Jacobi scaling (only the large diagonal values really matter) and the scaling makes all diagonals appear to be 1.0, so CG should require about 1 iteration.</w:t>
      </w:r>
    </w:p>
    <w:p w14:paraId="06A9E535" w14:textId="77777777" w:rsidR="00A023DB" w:rsidRPr="00A023DB" w:rsidRDefault="00A023DB" w:rsidP="00A023DB"/>
    <w:p w14:paraId="0B4B1A33" w14:textId="77777777" w:rsidR="006C2BE8" w:rsidRDefault="007002EC" w:rsidP="006C2BE8">
      <w:pPr>
        <w:pStyle w:val="Heading1"/>
        <w:numPr>
          <w:ilvl w:val="0"/>
          <w:numId w:val="15"/>
        </w:numPr>
        <w:jc w:val="left"/>
      </w:pPr>
      <w:bookmarkStart w:id="497" w:name="_Toc241724218"/>
      <w:r>
        <w:t>Permitted Transformations and Optimizations</w:t>
      </w:r>
      <w:bookmarkEnd w:id="497"/>
    </w:p>
    <w:p w14:paraId="4AEC6353" w14:textId="77777777" w:rsidR="006C2BE8" w:rsidRPr="006C2BE8" w:rsidDel="00435287" w:rsidRDefault="006C2BE8" w:rsidP="006C2BE8">
      <w:pPr>
        <w:rPr>
          <w:del w:id="498" w:author="Michael A Heroux" w:date="2013-10-11T14:47:00Z"/>
        </w:rPr>
      </w:pPr>
    </w:p>
    <w:p w14:paraId="247A2466" w14:textId="77777777" w:rsidR="00157A3D" w:rsidRDefault="00157A3D" w:rsidP="00157A3D"/>
    <w:p w14:paraId="620124E3" w14:textId="093FF752" w:rsidR="00157A3D" w:rsidRDefault="00157A3D" w:rsidP="00A16B75">
      <w:pPr>
        <w:ind w:left="270"/>
      </w:pPr>
      <w:r>
        <w:t xml:space="preserve">What can </w:t>
      </w:r>
      <w:r w:rsidR="00F4662C">
        <w:t xml:space="preserve">and cannot </w:t>
      </w:r>
      <w:r>
        <w:t>be changed:</w:t>
      </w:r>
    </w:p>
    <w:p w14:paraId="60F0FB4B" w14:textId="1175891C" w:rsidR="00157A3D" w:rsidRDefault="00157A3D" w:rsidP="00A16B75">
      <w:pPr>
        <w:pStyle w:val="ListParagraph"/>
        <w:numPr>
          <w:ilvl w:val="0"/>
          <w:numId w:val="8"/>
        </w:numPr>
        <w:ind w:left="990"/>
      </w:pPr>
      <w:r>
        <w:t xml:space="preserve">User is not allowed to change the </w:t>
      </w:r>
      <w:r w:rsidR="00F4662C">
        <w:t xml:space="preserve">basic </w:t>
      </w:r>
      <w:r>
        <w:t>CG algorithm or preconditioner algorithm</w:t>
      </w:r>
      <w:r w:rsidR="00F4662C">
        <w:t>.</w:t>
      </w:r>
    </w:p>
    <w:p w14:paraId="17E55C7E" w14:textId="77777777" w:rsidR="00157A3D" w:rsidRDefault="00157A3D" w:rsidP="00A16B75">
      <w:pPr>
        <w:pStyle w:val="ListParagraph"/>
        <w:numPr>
          <w:ilvl w:val="0"/>
          <w:numId w:val="8"/>
        </w:numPr>
        <w:ind w:left="990"/>
      </w:pPr>
      <w:r>
        <w:t>User can change coding for the preconditioner but must use the same mathematical preconditioner.</w:t>
      </w:r>
    </w:p>
    <w:p w14:paraId="551A04FF" w14:textId="03979E9B" w:rsidR="00157A3D" w:rsidRDefault="00157A3D" w:rsidP="00A16B75">
      <w:pPr>
        <w:pStyle w:val="ListParagraph"/>
        <w:numPr>
          <w:ilvl w:val="0"/>
          <w:numId w:val="8"/>
        </w:numPr>
        <w:ind w:left="990"/>
      </w:pPr>
      <w:r>
        <w:t xml:space="preserve">User is allowed to change the coding for </w:t>
      </w:r>
      <w:proofErr w:type="spellStart"/>
      <w:r w:rsidR="00F4662C" w:rsidRPr="00F4662C">
        <w:rPr>
          <w:b/>
        </w:rPr>
        <w:t>ComputeDOT</w:t>
      </w:r>
      <w:proofErr w:type="spellEnd"/>
      <w:del w:id="499" w:author="Michael A Heroux" w:date="2013-10-11T14:28:00Z">
        <w:r w:rsidR="00F4662C" w:rsidRPr="00F4662C" w:rsidDel="0049225C">
          <w:rPr>
            <w:b/>
          </w:rPr>
          <w:delText>.cpp</w:delText>
        </w:r>
      </w:del>
      <w:r>
        <w:t xml:space="preserve">, </w:t>
      </w:r>
      <w:proofErr w:type="spellStart"/>
      <w:r w:rsidR="00F4662C" w:rsidRPr="00F4662C">
        <w:rPr>
          <w:b/>
        </w:rPr>
        <w:t>ComputeWAXPBY</w:t>
      </w:r>
      <w:proofErr w:type="spellEnd"/>
      <w:del w:id="500" w:author="Michael A Heroux" w:date="2013-10-11T14:28:00Z">
        <w:r w:rsidR="00F4662C" w:rsidRPr="00F4662C" w:rsidDel="0049225C">
          <w:rPr>
            <w:b/>
          </w:rPr>
          <w:delText>.cpp</w:delText>
        </w:r>
      </w:del>
      <w:r w:rsidR="00F4662C">
        <w:t xml:space="preserve">, </w:t>
      </w:r>
      <w:proofErr w:type="spellStart"/>
      <w:r w:rsidR="00F4662C" w:rsidRPr="00F4662C">
        <w:rPr>
          <w:b/>
        </w:rPr>
        <w:t>ComputeSPMV</w:t>
      </w:r>
      <w:proofErr w:type="spellEnd"/>
      <w:del w:id="501" w:author="Michael A Heroux" w:date="2013-10-11T14:28:00Z">
        <w:r w:rsidR="00F4662C" w:rsidRPr="00F4662C" w:rsidDel="0049225C">
          <w:rPr>
            <w:b/>
          </w:rPr>
          <w:delText>.cpp</w:delText>
        </w:r>
      </w:del>
      <w:r w:rsidR="00F4662C">
        <w:t xml:space="preserve"> and </w:t>
      </w:r>
      <w:proofErr w:type="spellStart"/>
      <w:r w:rsidR="00F4662C" w:rsidRPr="00F4662C">
        <w:rPr>
          <w:b/>
        </w:rPr>
        <w:t>ComputeSYMGS</w:t>
      </w:r>
      <w:proofErr w:type="spellEnd"/>
      <w:del w:id="502" w:author="Michael A Heroux" w:date="2013-10-11T14:28:00Z">
        <w:r w:rsidR="00F4662C" w:rsidRPr="00F4662C" w:rsidDel="0049225C">
          <w:rPr>
            <w:b/>
          </w:rPr>
          <w:delText>.cpp</w:delText>
        </w:r>
      </w:del>
      <w:r>
        <w:t>.</w:t>
      </w:r>
    </w:p>
    <w:p w14:paraId="623E7F74" w14:textId="77777777" w:rsidR="00157A3D" w:rsidRDefault="00157A3D" w:rsidP="00A16B75">
      <w:pPr>
        <w:pStyle w:val="ListParagraph"/>
        <w:numPr>
          <w:ilvl w:val="0"/>
          <w:numId w:val="8"/>
        </w:numPr>
        <w:ind w:left="990"/>
      </w:pPr>
      <w:r>
        <w:t>User is not allowed to change the matrix data (numerical entries).</w:t>
      </w:r>
      <w:bookmarkStart w:id="503" w:name="_GoBack"/>
      <w:bookmarkEnd w:id="503"/>
    </w:p>
    <w:p w14:paraId="12AC76A9" w14:textId="77777777" w:rsidR="00157A3D" w:rsidRDefault="00157A3D" w:rsidP="00A16B75">
      <w:pPr>
        <w:pStyle w:val="ListParagraph"/>
        <w:numPr>
          <w:ilvl w:val="0"/>
          <w:numId w:val="8"/>
        </w:numPr>
        <w:ind w:left="990"/>
      </w:pPr>
      <w:r>
        <w:t>User can change the storage format, but the time to change is recorded and used in the computations of the performance rate.</w:t>
      </w:r>
    </w:p>
    <w:p w14:paraId="76F56E7A" w14:textId="77777777" w:rsidR="00157A3D" w:rsidRPr="00157A3D" w:rsidRDefault="00157A3D" w:rsidP="00A16B75"/>
    <w:p w14:paraId="17090865" w14:textId="77777777" w:rsidR="006C2BE8" w:rsidRDefault="006C2BE8" w:rsidP="006C2BE8">
      <w:pPr>
        <w:pStyle w:val="Heading1"/>
        <w:numPr>
          <w:ilvl w:val="0"/>
          <w:numId w:val="15"/>
        </w:numPr>
        <w:jc w:val="left"/>
      </w:pPr>
      <w:bookmarkStart w:id="504" w:name="_Toc241724219"/>
      <w:r>
        <w:lastRenderedPageBreak/>
        <w:t>How To Report HPCG Benchmark Results</w:t>
      </w:r>
      <w:bookmarkEnd w:id="504"/>
    </w:p>
    <w:p w14:paraId="3FC53306" w14:textId="77777777" w:rsidR="005C11DE" w:rsidRDefault="005C11DE" w:rsidP="00A16B75"/>
    <w:p w14:paraId="4769E58E" w14:textId="14888F04" w:rsidR="005C11DE" w:rsidRDefault="00FC7215" w:rsidP="005C11DE">
      <w:pPr>
        <w:ind w:left="360"/>
      </w:pPr>
      <w:r>
        <w:t xml:space="preserve">All results are recorded in the </w:t>
      </w:r>
      <w:r w:rsidRPr="00FC7215">
        <w:rPr>
          <w:b/>
        </w:rPr>
        <w:t>HPCG-Benchmark-&lt;identifier&gt;.yaml</w:t>
      </w:r>
      <w:r>
        <w:t xml:space="preserve"> file.  Instructions for reporting these results are at the end of this file.</w:t>
      </w:r>
    </w:p>
    <w:p w14:paraId="7D57C1DD" w14:textId="77777777" w:rsidR="001F77FB" w:rsidRDefault="001F77FB" w:rsidP="005C11DE">
      <w:pPr>
        <w:ind w:left="360"/>
      </w:pPr>
    </w:p>
    <w:p w14:paraId="2AB533D9" w14:textId="21D6B17F" w:rsidR="001F77FB" w:rsidRDefault="001F77FB" w:rsidP="005C11DE">
      <w:pPr>
        <w:ind w:left="360"/>
      </w:pPr>
      <w:r>
        <w:t xml:space="preserve">The Output </w:t>
      </w:r>
      <w:commentRangeStart w:id="505"/>
      <w:r>
        <w:t>Results</w:t>
      </w:r>
      <w:commentRangeEnd w:id="505"/>
      <w:r>
        <w:rPr>
          <w:rStyle w:val="CommentReference"/>
        </w:rPr>
        <w:commentReference w:id="505"/>
      </w:r>
      <w:r w:rsidR="00F01BC2">
        <w:t>: See generated results after running the benchmark.</w:t>
      </w:r>
    </w:p>
    <w:p w14:paraId="6DC1AB40" w14:textId="77777777" w:rsidR="003C2D19" w:rsidRDefault="003C2D19" w:rsidP="003C2D19">
      <w:pPr>
        <w:pStyle w:val="ListParagraph"/>
        <w:ind w:left="0"/>
      </w:pPr>
    </w:p>
    <w:p w14:paraId="09273653" w14:textId="77777777" w:rsidR="006C2BE8" w:rsidRDefault="006C2BE8" w:rsidP="006C2BE8">
      <w:pPr>
        <w:pStyle w:val="Heading1"/>
        <w:numPr>
          <w:ilvl w:val="0"/>
          <w:numId w:val="15"/>
        </w:numPr>
        <w:jc w:val="left"/>
      </w:pPr>
      <w:bookmarkStart w:id="506" w:name="_Toc241724220"/>
      <w:r>
        <w:t>FAQs</w:t>
      </w:r>
      <w:bookmarkEnd w:id="506"/>
    </w:p>
    <w:p w14:paraId="1FF9B047" w14:textId="77777777" w:rsidR="007E1D4D" w:rsidRPr="007E1D4D" w:rsidRDefault="007E1D4D" w:rsidP="007E1D4D"/>
    <w:p w14:paraId="06097BA3" w14:textId="77777777" w:rsidR="007E6972" w:rsidRDefault="007E6972" w:rsidP="007E6972">
      <w:pPr>
        <w:pStyle w:val="ListParagraph"/>
        <w:ind w:left="0"/>
      </w:pPr>
    </w:p>
    <w:p w14:paraId="098D1448" w14:textId="0D1D23E6" w:rsidR="007E6972" w:rsidRDefault="007E6972" w:rsidP="007E6972">
      <w:pPr>
        <w:pStyle w:val="ListParagraph"/>
        <w:ind w:left="0"/>
      </w:pPr>
      <w:r>
        <w:t>Most of the information in this section can be found in other parts of this document, but we repeat it here for convenience.</w:t>
      </w:r>
      <w:r w:rsidR="005567B3">
        <w:br/>
      </w:r>
    </w:p>
    <w:p w14:paraId="45788A6A" w14:textId="75145B30" w:rsidR="007E6972" w:rsidRPr="007E6972" w:rsidRDefault="007E6972" w:rsidP="007E6972">
      <w:pPr>
        <w:pStyle w:val="ListParagraph"/>
        <w:numPr>
          <w:ilvl w:val="0"/>
          <w:numId w:val="7"/>
        </w:numPr>
      </w:pPr>
      <w:r>
        <w:rPr>
          <w:b/>
        </w:rPr>
        <w:t>The sparsity pattern of the synthetic</w:t>
      </w:r>
      <w:r w:rsidR="00FC7215">
        <w:rPr>
          <w:b/>
        </w:rPr>
        <w:t xml:space="preserve"> matrix is really a regular 27-</w:t>
      </w:r>
      <w:r>
        <w:rPr>
          <w:b/>
        </w:rPr>
        <w:t xml:space="preserve">point 3-dimensional stencil pattern.  Can I take advantage of this and eliminate the indirect access in the </w:t>
      </w:r>
      <w:r w:rsidR="00FC7215">
        <w:rPr>
          <w:b/>
        </w:rPr>
        <w:t>ComputeSPMV</w:t>
      </w:r>
      <w:r>
        <w:rPr>
          <w:b/>
        </w:rPr>
        <w:t xml:space="preserve"> and </w:t>
      </w:r>
      <w:r w:rsidR="00FC7215">
        <w:rPr>
          <w:b/>
        </w:rPr>
        <w:t>ComputeSYMGS</w:t>
      </w:r>
      <w:r>
        <w:rPr>
          <w:b/>
        </w:rPr>
        <w:t xml:space="preserve"> kernels?</w:t>
      </w:r>
      <w:r>
        <w:rPr>
          <w:b/>
        </w:rPr>
        <w:br/>
      </w:r>
      <w:r w:rsidR="00FC7215">
        <w:br/>
      </w:r>
      <w:r>
        <w:t xml:space="preserve">No.  In order to make the HPCG benchmark simple to design, implement and understand, we have used a simple synthetic problem generator.  However, you may not explicitly take advantage of this latent structure.  Specifically, you </w:t>
      </w:r>
      <w:r>
        <w:rPr>
          <w:i/>
        </w:rPr>
        <w:t xml:space="preserve">must access vector data indirectly in the </w:t>
      </w:r>
      <w:r w:rsidR="00FC7215">
        <w:rPr>
          <w:i/>
        </w:rPr>
        <w:t>ComputeSPMV</w:t>
      </w:r>
      <w:r>
        <w:rPr>
          <w:i/>
        </w:rPr>
        <w:t xml:space="preserve"> and </w:t>
      </w:r>
      <w:r w:rsidR="00FC7215">
        <w:rPr>
          <w:i/>
        </w:rPr>
        <w:t>ComputeSYMGS</w:t>
      </w:r>
      <w:r>
        <w:rPr>
          <w:i/>
        </w:rPr>
        <w:t xml:space="preserve"> kernels.</w:t>
      </w:r>
      <w:r w:rsidR="005567B3">
        <w:rPr>
          <w:i/>
        </w:rPr>
        <w:br/>
      </w:r>
    </w:p>
    <w:p w14:paraId="0156336D" w14:textId="7FDA62F1" w:rsidR="007E6972" w:rsidRDefault="007E6972" w:rsidP="007E6972">
      <w:pPr>
        <w:pStyle w:val="ListParagraph"/>
        <w:numPr>
          <w:ilvl w:val="0"/>
          <w:numId w:val="7"/>
        </w:numPr>
      </w:pPr>
      <w:r>
        <w:rPr>
          <w:b/>
        </w:rPr>
        <w:t>The matrix in this problem is symmetric.  Can I take ad</w:t>
      </w:r>
      <w:r w:rsidR="005567B3">
        <w:rPr>
          <w:b/>
        </w:rPr>
        <w:t>vantage of symmetry to reduce storage and data access costs?</w:t>
      </w:r>
      <w:r w:rsidR="005567B3">
        <w:rPr>
          <w:b/>
        </w:rPr>
        <w:br/>
      </w:r>
      <w:r w:rsidR="00FC7215">
        <w:br/>
      </w:r>
      <w:r w:rsidR="005567B3">
        <w:t>No.  Although the problem is symmetric, all computational kernels must use the matrix as though it were non-symmetric.</w:t>
      </w:r>
      <w:r w:rsidR="005567B3">
        <w:br/>
      </w:r>
    </w:p>
    <w:p w14:paraId="6960C685" w14:textId="1068A60C" w:rsidR="005567B3" w:rsidRDefault="005567B3" w:rsidP="007E6972">
      <w:pPr>
        <w:pStyle w:val="ListParagraph"/>
        <w:numPr>
          <w:ilvl w:val="0"/>
          <w:numId w:val="7"/>
        </w:numPr>
      </w:pPr>
      <w:r>
        <w:rPr>
          <w:b/>
        </w:rPr>
        <w:t xml:space="preserve">A mathematically equivalent operator that uses much less storage easily represents the linear operator associated with this matrix.  Can I substitute the </w:t>
      </w:r>
      <w:r w:rsidR="00FC7215">
        <w:rPr>
          <w:b/>
        </w:rPr>
        <w:t>ComputeSPMV</w:t>
      </w:r>
      <w:r>
        <w:rPr>
          <w:b/>
        </w:rPr>
        <w:t xml:space="preserve"> and </w:t>
      </w:r>
      <w:r w:rsidR="00FC7215">
        <w:rPr>
          <w:b/>
        </w:rPr>
        <w:t>ComputeSYMGS</w:t>
      </w:r>
      <w:r>
        <w:rPr>
          <w:b/>
        </w:rPr>
        <w:t xml:space="preserve"> kernels with mathematically equivalent operators?</w:t>
      </w:r>
      <w:r>
        <w:rPr>
          <w:b/>
        </w:rPr>
        <w:br/>
      </w:r>
      <w:r w:rsidR="00FC7215">
        <w:br/>
      </w:r>
      <w:r>
        <w:t xml:space="preserve">No.  The only permitted optimizations for </w:t>
      </w:r>
      <w:r w:rsidR="00FC7215">
        <w:t>ComputeSPMV</w:t>
      </w:r>
      <w:r>
        <w:t xml:space="preserve"> and </w:t>
      </w:r>
      <w:r w:rsidR="00FC7215">
        <w:t>ComputeSYMGS</w:t>
      </w:r>
      <w:r>
        <w:t xml:space="preserve"> are permutations that expose greater potential for concurrent execution of the required arithmetic for these kernels.  You may also introduce nonzero entries (that have zero values) in order to increase the </w:t>
      </w:r>
      <w:r w:rsidR="00FC7215">
        <w:t>efficiency</w:t>
      </w:r>
      <w:r>
        <w:t xml:space="preserve"> of </w:t>
      </w:r>
      <w:r w:rsidR="00FC7215">
        <w:t xml:space="preserve">using </w:t>
      </w:r>
      <w:r>
        <w:t>the sparsity pattern.  However, you may not in any way eliminate terms in the matrix.</w:t>
      </w:r>
    </w:p>
    <w:p w14:paraId="4AD7E915" w14:textId="77777777" w:rsidR="001F77FB" w:rsidRDefault="001F77FB" w:rsidP="00F01BC2">
      <w:pPr>
        <w:pStyle w:val="ListParagraph"/>
      </w:pPr>
    </w:p>
    <w:p w14:paraId="19B6C166" w14:textId="5237FEC8" w:rsidR="00FC7215" w:rsidRDefault="00FC7215" w:rsidP="007E6972">
      <w:pPr>
        <w:pStyle w:val="ListParagraph"/>
        <w:numPr>
          <w:ilvl w:val="0"/>
          <w:numId w:val="7"/>
        </w:numPr>
      </w:pPr>
      <w:r>
        <w:rPr>
          <w:b/>
        </w:rPr>
        <w:t>I have permuted the matrix structure so that the ComputeSYMGS kernel runs faster (better vectorization and more thread parallelism).  However, I am now performing more iterations in order to reach the residual drop prescribed by the reference CG solver.  Can I count the extra operations as part of my total operation count when computing the final GFLOP/s rating?</w:t>
      </w:r>
      <w:r>
        <w:rPr>
          <w:b/>
        </w:rPr>
        <w:br/>
      </w:r>
      <w:r>
        <w:lastRenderedPageBreak/>
        <w:t>No.  The loss of convergence rate due to the transformation reflects the trade-off between parallelism and robustness and is considered part of the overhead cost.</w:t>
      </w:r>
    </w:p>
    <w:p w14:paraId="4936309F" w14:textId="6AAC6012" w:rsidR="00FC7215" w:rsidRPr="007E6972" w:rsidRDefault="00FC7215" w:rsidP="007E6972">
      <w:pPr>
        <w:pStyle w:val="ListParagraph"/>
        <w:numPr>
          <w:ilvl w:val="0"/>
          <w:numId w:val="7"/>
        </w:numPr>
      </w:pPr>
      <w:r>
        <w:rPr>
          <w:b/>
        </w:rPr>
        <w:t xml:space="preserve">The analysis I perform in </w:t>
      </w:r>
      <w:proofErr w:type="spellStart"/>
      <w:r>
        <w:rPr>
          <w:b/>
        </w:rPr>
        <w:t>OptimizeProblem</w:t>
      </w:r>
      <w:proofErr w:type="spellEnd"/>
      <w:del w:id="507" w:author="Michael A Heroux" w:date="2013-10-11T14:28:00Z">
        <w:r w:rsidDel="0049225C">
          <w:rPr>
            <w:b/>
          </w:rPr>
          <w:delText>.cpp</w:delText>
        </w:r>
      </w:del>
      <w:r>
        <w:rPr>
          <w:b/>
        </w:rPr>
        <w:t xml:space="preserve"> is fairly expens</w:t>
      </w:r>
      <w:r w:rsidR="001F77FB">
        <w:rPr>
          <w:b/>
        </w:rPr>
        <w:t>ive</w:t>
      </w:r>
      <w:r>
        <w:rPr>
          <w:b/>
        </w:rPr>
        <w:t>.  Must it be counted as part of the total execution time in my GFLOP/s rating?</w:t>
      </w:r>
      <w:r>
        <w:rPr>
          <w:b/>
        </w:rPr>
        <w:br/>
      </w:r>
      <w:r>
        <w:rPr>
          <w:b/>
        </w:rPr>
        <w:br/>
      </w:r>
      <w:r>
        <w:t xml:space="preserve">Yes.  However, this setup cost </w:t>
      </w:r>
      <w:r w:rsidR="005D21C2">
        <w:t>is added to the total cost of running one set of optimized CG iterations, so the setup cost is amortized.</w:t>
      </w:r>
    </w:p>
    <w:p w14:paraId="611D0BDB" w14:textId="77777777" w:rsidR="003C2D19" w:rsidRDefault="003C2D19" w:rsidP="003C2D19">
      <w:pPr>
        <w:pStyle w:val="ListParagraph"/>
        <w:ind w:left="0"/>
      </w:pPr>
    </w:p>
    <w:p w14:paraId="0C0A613A" w14:textId="77777777" w:rsidR="007002EC" w:rsidRDefault="007002EC" w:rsidP="007002EC">
      <w:pPr>
        <w:pStyle w:val="ListParagraph"/>
        <w:ind w:left="0"/>
      </w:pPr>
    </w:p>
    <w:p w14:paraId="13D27620" w14:textId="77777777" w:rsidR="007002EC" w:rsidRPr="007002EC" w:rsidRDefault="007002EC" w:rsidP="007002EC">
      <w:pPr>
        <w:pStyle w:val="ListParagraph"/>
        <w:ind w:left="0"/>
      </w:pPr>
    </w:p>
    <w:p w14:paraId="6AC289D5" w14:textId="1BC4BB8C" w:rsidR="00D56B94" w:rsidRDefault="00D56B94" w:rsidP="006C2BE8">
      <w:pPr>
        <w:pStyle w:val="Heading1"/>
        <w:numPr>
          <w:ilvl w:val="0"/>
          <w:numId w:val="15"/>
        </w:numPr>
        <w:jc w:val="left"/>
      </w:pPr>
      <w:bookmarkStart w:id="508" w:name="_Toc241724221"/>
      <w:r>
        <w:t>Related Work and Future Adaptations</w:t>
      </w:r>
      <w:bookmarkEnd w:id="508"/>
    </w:p>
    <w:p w14:paraId="198E48E6" w14:textId="77777777" w:rsidR="00D56B94" w:rsidRDefault="00D56B94" w:rsidP="007A6474">
      <w:pPr>
        <w:pStyle w:val="BodyPubs"/>
        <w:jc w:val="left"/>
        <w:rPr>
          <w:b/>
          <w:bCs/>
          <w:color w:val="000000" w:themeColor="text1"/>
        </w:rPr>
      </w:pPr>
    </w:p>
    <w:p w14:paraId="63454E5A" w14:textId="350DCBBF" w:rsidR="0020564E" w:rsidRPr="0020564E" w:rsidRDefault="0020564E" w:rsidP="007A6474">
      <w:pPr>
        <w:pStyle w:val="BodyPubs"/>
        <w:jc w:val="left"/>
        <w:rPr>
          <w:b/>
          <w:bCs/>
          <w:color w:val="000000" w:themeColor="text1"/>
        </w:rPr>
      </w:pPr>
      <w:r w:rsidRPr="0020564E">
        <w:rPr>
          <w:b/>
          <w:bCs/>
          <w:color w:val="000000" w:themeColor="text1"/>
        </w:rPr>
        <w:t xml:space="preserve">Evolution of </w:t>
      </w:r>
      <w:r w:rsidR="000269A0">
        <w:rPr>
          <w:b/>
          <w:bCs/>
          <w:color w:val="000000" w:themeColor="text1"/>
        </w:rPr>
        <w:t xml:space="preserve">HPCG </w:t>
      </w:r>
      <w:r w:rsidRPr="0020564E">
        <w:rPr>
          <w:b/>
          <w:bCs/>
          <w:color w:val="000000" w:themeColor="text1"/>
        </w:rPr>
        <w:t>Benchmark</w:t>
      </w:r>
    </w:p>
    <w:p w14:paraId="74DBCAE1" w14:textId="77777777" w:rsidR="0020564E" w:rsidRPr="0020564E" w:rsidRDefault="0020564E" w:rsidP="007A6474">
      <w:pPr>
        <w:pStyle w:val="BodyPubs"/>
        <w:jc w:val="left"/>
        <w:rPr>
          <w:color w:val="000000" w:themeColor="text1"/>
        </w:rPr>
      </w:pPr>
    </w:p>
    <w:p w14:paraId="214CAF3C" w14:textId="6F57A0FE" w:rsidR="0020564E" w:rsidRDefault="0020564E" w:rsidP="007A6474">
      <w:pPr>
        <w:pStyle w:val="BodyPubs"/>
        <w:jc w:val="left"/>
        <w:rPr>
          <w:color w:val="000000" w:themeColor="text1"/>
        </w:rPr>
      </w:pPr>
      <w:r w:rsidRPr="0020564E">
        <w:rPr>
          <w:color w:val="000000" w:themeColor="text1"/>
        </w:rPr>
        <w:t>Regardless of which specific benchmark we propose, we expect it to evolve.  HPL</w:t>
      </w:r>
      <w:r w:rsidR="00044979">
        <w:rPr>
          <w:color w:val="000000" w:themeColor="text1"/>
        </w:rPr>
        <w:t>[3]</w:t>
      </w:r>
      <w:r w:rsidRPr="0020564E">
        <w:rPr>
          <w:color w:val="000000" w:themeColor="text1"/>
        </w:rPr>
        <w:t xml:space="preserve"> started as a simple 100-by-100 dense factorization, then a 1000-by-1000, and now places no restrictions on problem size.  Furthermore, the algorithms used to compute the factorization have changed dramatically; modified to take advantage of distributed memory, changes in network architecture and multicore CPUs and GPUs. We expect that our new benchmark will adapt to take into account emerging trends in a similar fashion.</w:t>
      </w:r>
    </w:p>
    <w:p w14:paraId="30711836" w14:textId="77777777" w:rsidR="00574754" w:rsidRDefault="00574754" w:rsidP="007A6474">
      <w:pPr>
        <w:pStyle w:val="BodyPubs"/>
        <w:jc w:val="left"/>
        <w:rPr>
          <w:color w:val="000000" w:themeColor="text1"/>
        </w:rPr>
      </w:pPr>
    </w:p>
    <w:p w14:paraId="7DBAA9C1" w14:textId="4CE3A273" w:rsidR="00574754" w:rsidRDefault="00574754" w:rsidP="007A6474">
      <w:pPr>
        <w:pStyle w:val="BodyPubs"/>
        <w:jc w:val="left"/>
        <w:rPr>
          <w:b/>
          <w:color w:val="000000" w:themeColor="text1"/>
        </w:rPr>
      </w:pPr>
      <w:r>
        <w:rPr>
          <w:b/>
          <w:color w:val="000000" w:themeColor="text1"/>
        </w:rPr>
        <w:t>Possible Future Extensions</w:t>
      </w:r>
    </w:p>
    <w:p w14:paraId="53DBF383" w14:textId="77777777" w:rsidR="00574754" w:rsidRDefault="00574754" w:rsidP="007A6474">
      <w:pPr>
        <w:pStyle w:val="BodyPubs"/>
        <w:jc w:val="left"/>
        <w:rPr>
          <w:b/>
          <w:color w:val="000000" w:themeColor="text1"/>
        </w:rPr>
      </w:pPr>
    </w:p>
    <w:p w14:paraId="3819CB59" w14:textId="1A1611C8" w:rsidR="00574754" w:rsidRDefault="00574754" w:rsidP="00574754">
      <w:pPr>
        <w:pStyle w:val="BodyPubs"/>
        <w:numPr>
          <w:ilvl w:val="0"/>
          <w:numId w:val="22"/>
        </w:numPr>
        <w:jc w:val="left"/>
        <w:rPr>
          <w:color w:val="000000" w:themeColor="text1"/>
        </w:rPr>
      </w:pPr>
      <w:r>
        <w:rPr>
          <w:color w:val="000000" w:themeColor="text1"/>
        </w:rPr>
        <w:t>Coarse Grid Solve:  Presently HPCG has a simple additive Schwarz preconditioner.  Realistic preconditioned iterative solvers would have some kind of coarse grid or multilevel solver in order to retain scalability of the solver by keeping iteration counts from inflating too quickly.  Furthermore, the presence of a coarse grid puts much more strain on latency-impacting elements of the computer system.</w:t>
      </w:r>
      <w:r>
        <w:rPr>
          <w:color w:val="000000" w:themeColor="text1"/>
        </w:rPr>
        <w:br/>
      </w:r>
      <w:r>
        <w:rPr>
          <w:color w:val="000000" w:themeColor="text1"/>
        </w:rPr>
        <w:br/>
      </w:r>
      <w:r w:rsidRPr="00574754">
        <w:rPr>
          <w:color w:val="000000" w:themeColor="text1"/>
        </w:rPr>
        <w:t>Although HPCG includes a sparse implicit solver, it is meant as a representative benchmark for a broader class of applications.  The computational and communication patterns represented in HPCG cover many types of applications, adding a coarse grid solve makes it much more specialized.</w:t>
      </w:r>
      <w:r>
        <w:rPr>
          <w:color w:val="000000" w:themeColor="text1"/>
        </w:rPr>
        <w:t xml:space="preserve">  Even so, we will monitor the potential value of adding a coarse grid solve to a future version of HPCG.</w:t>
      </w:r>
      <w:r w:rsidR="003138CC">
        <w:rPr>
          <w:color w:val="000000" w:themeColor="text1"/>
        </w:rPr>
        <w:br/>
      </w:r>
    </w:p>
    <w:p w14:paraId="55959E82" w14:textId="4339C3B7" w:rsidR="00574754" w:rsidRPr="00574754" w:rsidRDefault="00574754" w:rsidP="00574754">
      <w:pPr>
        <w:pStyle w:val="BodyPubs"/>
        <w:numPr>
          <w:ilvl w:val="0"/>
          <w:numId w:val="22"/>
        </w:numPr>
        <w:jc w:val="left"/>
        <w:rPr>
          <w:color w:val="000000" w:themeColor="text1"/>
        </w:rPr>
      </w:pPr>
      <w:r>
        <w:rPr>
          <w:color w:val="000000" w:themeColor="text1"/>
        </w:rPr>
        <w:t>Multicoloring</w:t>
      </w:r>
      <w:r w:rsidR="003138CC">
        <w:rPr>
          <w:color w:val="000000" w:themeColor="text1"/>
        </w:rPr>
        <w:t xml:space="preserve"> and other</w:t>
      </w:r>
      <w:r>
        <w:rPr>
          <w:color w:val="000000" w:themeColor="text1"/>
        </w:rPr>
        <w:t xml:space="preserve"> reordering</w:t>
      </w:r>
      <w:r w:rsidR="003138CC">
        <w:rPr>
          <w:color w:val="000000" w:themeColor="text1"/>
        </w:rPr>
        <w:t>s</w:t>
      </w:r>
      <w:r>
        <w:rPr>
          <w:color w:val="000000" w:themeColor="text1"/>
        </w:rPr>
        <w:t xml:space="preserve"> for </w:t>
      </w:r>
      <w:r w:rsidR="003138CC">
        <w:rPr>
          <w:color w:val="000000" w:themeColor="text1"/>
        </w:rPr>
        <w:t xml:space="preserve">improved </w:t>
      </w:r>
      <w:r>
        <w:rPr>
          <w:color w:val="000000" w:themeColor="text1"/>
        </w:rPr>
        <w:t>ComputeSYMGS</w:t>
      </w:r>
      <w:r w:rsidR="003138CC">
        <w:rPr>
          <w:color w:val="000000" w:themeColor="text1"/>
        </w:rPr>
        <w:t xml:space="preserve"> performance</w:t>
      </w:r>
      <w:r>
        <w:rPr>
          <w:color w:val="000000" w:themeColor="text1"/>
        </w:rPr>
        <w:t>:  We use a natural ordering of equations for each local subdomain symmetric Gauss-Seidel sweep.</w:t>
      </w:r>
      <w:r w:rsidR="003138CC">
        <w:rPr>
          <w:color w:val="000000" w:themeColor="text1"/>
        </w:rPr>
        <w:t xml:space="preserve">  This natural ordering tends to have a very restricted resource of thread and vector parallelism, since parallelism is restricted to wave fronts through the domain.  Multicoloring orderings can dramatically increase the resource of parallelism, but typically do so at the expense of increasing iteration counts.</w:t>
      </w:r>
      <w:r w:rsidR="003138CC">
        <w:rPr>
          <w:color w:val="000000" w:themeColor="text1"/>
        </w:rPr>
        <w:br/>
      </w:r>
      <w:r w:rsidR="003138CC">
        <w:rPr>
          <w:color w:val="000000" w:themeColor="text1"/>
        </w:rPr>
        <w:br/>
        <w:t>If users evolved to a single approach to improve ComputeSYMGS performance, we may standardize on that ordering.</w:t>
      </w:r>
    </w:p>
    <w:p w14:paraId="349B9DE1" w14:textId="77777777" w:rsidR="000269A0" w:rsidRPr="0020564E" w:rsidRDefault="000269A0" w:rsidP="007A6474">
      <w:pPr>
        <w:pStyle w:val="BodyPubs"/>
        <w:jc w:val="left"/>
        <w:rPr>
          <w:b/>
          <w:bCs/>
          <w:color w:val="000000" w:themeColor="text1"/>
        </w:rPr>
      </w:pPr>
    </w:p>
    <w:p w14:paraId="41B11178" w14:textId="0ED15F64" w:rsidR="0020564E" w:rsidRPr="0020564E" w:rsidRDefault="008F5228" w:rsidP="006C2BE8">
      <w:pPr>
        <w:pStyle w:val="Heading1"/>
        <w:numPr>
          <w:ilvl w:val="0"/>
          <w:numId w:val="15"/>
        </w:numPr>
        <w:jc w:val="left"/>
      </w:pPr>
      <w:bookmarkStart w:id="509" w:name="_Toc241724222"/>
      <w:r>
        <w:lastRenderedPageBreak/>
        <w:t>Summary and Conclusions</w:t>
      </w:r>
      <w:bookmarkEnd w:id="509"/>
    </w:p>
    <w:p w14:paraId="23920635" w14:textId="77777777" w:rsidR="008F5228" w:rsidRDefault="008F5228" w:rsidP="007A6474">
      <w:pPr>
        <w:pStyle w:val="Heading1"/>
        <w:jc w:val="left"/>
        <w:rPr>
          <w:color w:val="000000" w:themeColor="text1"/>
        </w:rPr>
      </w:pPr>
    </w:p>
    <w:p w14:paraId="6E3CAFAA" w14:textId="68D54992" w:rsidR="008F5228" w:rsidRDefault="00044979" w:rsidP="008F5228">
      <w:r>
        <w:t xml:space="preserve">We </w:t>
      </w:r>
      <w:del w:id="510" w:author="Michael A Heroux" w:date="2013-10-11T12:40:00Z">
        <w:r w:rsidDel="00AE03C5">
          <w:delText xml:space="preserve">feel </w:delText>
        </w:r>
      </w:del>
      <w:ins w:id="511" w:author="Michael A Heroux" w:date="2013-10-11T12:40:00Z">
        <w:r w:rsidR="00AE03C5">
          <w:t xml:space="preserve">believe </w:t>
        </w:r>
      </w:ins>
      <w:r>
        <w:t xml:space="preserve">that the </w:t>
      </w:r>
      <w:r w:rsidR="008F5228">
        <w:t xml:space="preserve">HPCG </w:t>
      </w:r>
      <w:r w:rsidR="003138CC">
        <w:t xml:space="preserve">benchmark </w:t>
      </w:r>
      <w:r w:rsidR="008F5228">
        <w:t xml:space="preserve">is an attractive </w:t>
      </w:r>
      <w:r w:rsidR="003138CC">
        <w:t>approach to measuring and ranking high-performance computing systems</w:t>
      </w:r>
      <w:r w:rsidR="008F5228">
        <w:t xml:space="preserve"> because it contains a small collection of the key computation and communication patterns present in many applications.  HPCG is large enough to be mathematically meaningful, yet small enough to easily understand and use.</w:t>
      </w:r>
    </w:p>
    <w:p w14:paraId="18451EC6" w14:textId="77777777" w:rsidR="008F5228" w:rsidRDefault="008F5228" w:rsidP="008F5228"/>
    <w:p w14:paraId="6F386E20" w14:textId="45B8A382" w:rsidR="008F5228" w:rsidRDefault="008F5228" w:rsidP="008F5228">
      <w:del w:id="512" w:author="Michael A Heroux" w:date="2013-10-11T12:41:00Z">
        <w:r w:rsidDel="00AE03C5">
          <w:delText xml:space="preserve">As we develop HPCG we will incorporate thorough verification processes and perform extensive validation against real applications on existing and emerging platforms.  </w:delText>
        </w:r>
        <w:r w:rsidR="00382891" w:rsidDel="00AE03C5">
          <w:delText>Thorough verification and validation will improve the quality of HPCG and</w:delText>
        </w:r>
        <w:r w:rsidDel="00AE03C5">
          <w:delText xml:space="preserve"> instill confidence in HPCG as a valid metric.</w:delText>
        </w:r>
      </w:del>
      <w:ins w:id="513" w:author="Michael A Heroux" w:date="2013-10-11T12:41:00Z">
        <w:r w:rsidR="00AE03C5">
          <w:t xml:space="preserve">The </w:t>
        </w:r>
      </w:ins>
      <w:ins w:id="514" w:author="Michael A Heroux" w:date="2013-10-11T12:48:00Z">
        <w:r w:rsidR="000E744B">
          <w:t xml:space="preserve">HPCG </w:t>
        </w:r>
      </w:ins>
      <w:ins w:id="515" w:author="Michael A Heroux" w:date="2013-10-11T12:41:00Z">
        <w:r w:rsidR="00AE03C5">
          <w:t>reference implementation provides a starting point and fram</w:t>
        </w:r>
        <w:r w:rsidR="000E744B">
          <w:t>ework for optimizations.  Furthermore, it</w:t>
        </w:r>
      </w:ins>
      <w:ins w:id="516" w:author="Michael A Heroux" w:date="2013-10-11T12:49:00Z">
        <w:r w:rsidR="000E744B">
          <w:t xml:space="preserve"> provides</w:t>
        </w:r>
      </w:ins>
      <w:ins w:id="517" w:author="Michael A Heroux" w:date="2013-10-11T12:41:00Z">
        <w:r w:rsidR="00AE03C5">
          <w:t xml:space="preserve"> mathematical and computational validation and verification testing.</w:t>
        </w:r>
      </w:ins>
      <w:ins w:id="518" w:author="Michael A Heroux" w:date="2013-10-11T12:43:00Z">
        <w:r w:rsidR="00AE03C5">
          <w:t xml:space="preserve">  Unlike HPL, HPCG will typically not approach the peak performance as measured in GFLOP/s of most computer systems.  However, </w:t>
        </w:r>
      </w:ins>
      <w:ins w:id="519" w:author="Michael A Heroux" w:date="2013-10-11T12:44:00Z">
        <w:r w:rsidR="00AE03C5">
          <w:t xml:space="preserve">it will stress the most important performance impacting features of a computer system: memory </w:t>
        </w:r>
      </w:ins>
      <w:ins w:id="520" w:author="Michael A Heroux" w:date="2013-10-11T12:49:00Z">
        <w:r w:rsidR="000E744B">
          <w:t xml:space="preserve">and network </w:t>
        </w:r>
      </w:ins>
      <w:ins w:id="521" w:author="Michael A Heroux" w:date="2013-10-11T12:44:00Z">
        <w:r w:rsidR="00AE03C5">
          <w:t xml:space="preserve">bandwidth and latency, system balance and gather/scatter features.  </w:t>
        </w:r>
      </w:ins>
      <w:ins w:id="522" w:author="Michael A Heroux" w:date="2013-10-11T12:47:00Z">
        <w:r w:rsidR="00AE03C5">
          <w:t xml:space="preserve">These features have a much greater impact on </w:t>
        </w:r>
      </w:ins>
      <w:ins w:id="523" w:author="Michael A Heroux" w:date="2013-10-11T12:51:00Z">
        <w:r w:rsidR="000E744B">
          <w:t>general</w:t>
        </w:r>
      </w:ins>
      <w:ins w:id="524" w:author="Michael A Heroux" w:date="2013-10-11T12:47:00Z">
        <w:r w:rsidR="00AE03C5">
          <w:t xml:space="preserve"> application performance</w:t>
        </w:r>
      </w:ins>
      <w:ins w:id="525" w:author="Michael A Heroux" w:date="2013-10-11T12:49:00Z">
        <w:r w:rsidR="000E744B">
          <w:t xml:space="preserve"> </w:t>
        </w:r>
      </w:ins>
      <w:ins w:id="526" w:author="Michael A Heroux" w:date="2013-10-11T12:51:00Z">
        <w:r w:rsidR="000E744B">
          <w:t>than the compute-rich dense matrix computations exhibited in HPL.</w:t>
        </w:r>
      </w:ins>
    </w:p>
    <w:p w14:paraId="04C75668" w14:textId="531FD9FA" w:rsidR="00B813C5" w:rsidRPr="002972D0" w:rsidRDefault="00B813C5" w:rsidP="006C2BE8">
      <w:pPr>
        <w:pStyle w:val="Heading1"/>
        <w:numPr>
          <w:ilvl w:val="0"/>
          <w:numId w:val="15"/>
        </w:numPr>
        <w:jc w:val="left"/>
      </w:pPr>
      <w:r w:rsidRPr="0020564E">
        <w:br w:type="page"/>
      </w:r>
      <w:bookmarkStart w:id="527" w:name="_Toc241724223"/>
      <w:r w:rsidRPr="0020564E">
        <w:lastRenderedPageBreak/>
        <w:t>References</w:t>
      </w:r>
      <w:bookmarkEnd w:id="527"/>
    </w:p>
    <w:p w14:paraId="6E4A8621" w14:textId="77777777" w:rsidR="007A6474" w:rsidRDefault="007A6474" w:rsidP="007A6474"/>
    <w:p w14:paraId="6A66BE8A" w14:textId="06F188BE" w:rsidR="003138CC" w:rsidRPr="00701D3F" w:rsidRDefault="007A6474" w:rsidP="003138CC">
      <w:pPr>
        <w:pStyle w:val="ReferencesPubs"/>
        <w:ind w:left="720" w:hanging="720"/>
        <w:jc w:val="left"/>
        <w:rPr>
          <w:noProof/>
          <w:szCs w:val="24"/>
          <w:rPrChange w:id="528" w:author="Michael A Heroux" w:date="2013-10-11T12:34:00Z">
            <w:rPr>
              <w:noProof/>
            </w:rPr>
          </w:rPrChange>
        </w:rPr>
      </w:pPr>
      <w:r>
        <w:fldChar w:fldCharType="begin"/>
      </w:r>
      <w:r>
        <w:instrText xml:space="preserve"> ADDIN EN.REFLIST </w:instrText>
      </w:r>
      <w:r>
        <w:fldChar w:fldCharType="separate"/>
      </w:r>
      <w:bookmarkStart w:id="529" w:name="_ENREF_1"/>
      <w:r w:rsidR="003138CC">
        <w:rPr>
          <w:noProof/>
        </w:rPr>
        <w:t>1.</w:t>
      </w:r>
      <w:r w:rsidR="003138CC">
        <w:rPr>
          <w:noProof/>
        </w:rPr>
        <w:tab/>
      </w:r>
      <w:r w:rsidR="003138CC" w:rsidRPr="00701D3F">
        <w:rPr>
          <w:noProof/>
          <w:szCs w:val="24"/>
          <w:rPrChange w:id="530" w:author="Michael A Heroux" w:date="2013-10-11T12:34:00Z">
            <w:rPr>
              <w:noProof/>
            </w:rPr>
          </w:rPrChange>
        </w:rPr>
        <w:t xml:space="preserve">Dongarra, J., et al. </w:t>
      </w:r>
      <w:r w:rsidR="003138CC" w:rsidRPr="00701D3F">
        <w:rPr>
          <w:i/>
          <w:noProof/>
          <w:szCs w:val="24"/>
          <w:rPrChange w:id="531" w:author="Michael A Heroux" w:date="2013-10-11T12:34:00Z">
            <w:rPr>
              <w:i/>
              <w:noProof/>
            </w:rPr>
          </w:rPrChange>
        </w:rPr>
        <w:t>Top 500 Supercomputer Sites</w:t>
      </w:r>
      <w:r w:rsidR="003138CC" w:rsidRPr="00701D3F">
        <w:rPr>
          <w:noProof/>
          <w:szCs w:val="24"/>
          <w:rPrChange w:id="532" w:author="Michael A Heroux" w:date="2013-10-11T12:34:00Z">
            <w:rPr>
              <w:noProof/>
            </w:rPr>
          </w:rPrChange>
        </w:rPr>
        <w:t xml:space="preserve">. 1999; Available from: </w:t>
      </w:r>
      <w:r w:rsidR="00701D3F" w:rsidRPr="00701D3F">
        <w:rPr>
          <w:szCs w:val="24"/>
          <w:rPrChange w:id="533" w:author="Michael A Heroux" w:date="2013-10-11T12:34:00Z">
            <w:rPr/>
          </w:rPrChange>
        </w:rPr>
        <w:fldChar w:fldCharType="begin"/>
      </w:r>
      <w:r w:rsidR="00701D3F" w:rsidRPr="00701D3F">
        <w:rPr>
          <w:szCs w:val="24"/>
          <w:rPrChange w:id="534" w:author="Michael A Heroux" w:date="2013-10-11T12:34:00Z">
            <w:rPr/>
          </w:rPrChange>
        </w:rPr>
        <w:instrText xml:space="preserve"> HYPERLINK "http://www.top500.org" </w:instrText>
      </w:r>
      <w:r w:rsidR="00701D3F" w:rsidRPr="00701D3F">
        <w:rPr>
          <w:szCs w:val="24"/>
          <w:rPrChange w:id="535" w:author="Michael A Heroux" w:date="2013-10-11T12:34:00Z">
            <w:rPr/>
          </w:rPrChange>
        </w:rPr>
        <w:fldChar w:fldCharType="separate"/>
      </w:r>
      <w:r w:rsidR="003138CC" w:rsidRPr="00701D3F">
        <w:rPr>
          <w:rStyle w:val="Hyperlink"/>
          <w:rFonts w:eastAsiaTheme="minorEastAsia"/>
          <w:noProof/>
          <w:szCs w:val="24"/>
          <w:rPrChange w:id="536" w:author="Michael A Heroux" w:date="2013-10-11T12:34:00Z">
            <w:rPr>
              <w:rStyle w:val="Hyperlink"/>
              <w:rFonts w:asciiTheme="minorHAnsi" w:eastAsiaTheme="minorEastAsia" w:hAnsiTheme="minorHAnsi" w:cstheme="minorBidi"/>
              <w:noProof/>
              <w:szCs w:val="24"/>
            </w:rPr>
          </w:rPrChange>
        </w:rPr>
        <w:t>http://www.top500.org</w:t>
      </w:r>
      <w:r w:rsidR="00701D3F" w:rsidRPr="00701D3F">
        <w:rPr>
          <w:rStyle w:val="Hyperlink"/>
          <w:rFonts w:eastAsiaTheme="minorEastAsia"/>
          <w:noProof/>
          <w:szCs w:val="24"/>
          <w:rPrChange w:id="537" w:author="Michael A Heroux" w:date="2013-10-11T12:34:00Z">
            <w:rPr>
              <w:rStyle w:val="Hyperlink"/>
              <w:rFonts w:asciiTheme="minorHAnsi" w:eastAsiaTheme="minorEastAsia" w:hAnsiTheme="minorHAnsi" w:cstheme="minorBidi"/>
              <w:noProof/>
              <w:szCs w:val="24"/>
            </w:rPr>
          </w:rPrChange>
        </w:rPr>
        <w:fldChar w:fldCharType="end"/>
      </w:r>
      <w:r w:rsidR="003138CC" w:rsidRPr="00701D3F">
        <w:rPr>
          <w:noProof/>
          <w:szCs w:val="24"/>
          <w:rPrChange w:id="538" w:author="Michael A Heroux" w:date="2013-10-11T12:34:00Z">
            <w:rPr>
              <w:noProof/>
            </w:rPr>
          </w:rPrChange>
        </w:rPr>
        <w:t>.</w:t>
      </w:r>
      <w:bookmarkEnd w:id="529"/>
    </w:p>
    <w:p w14:paraId="1BF0265E" w14:textId="29A0A300" w:rsidR="003138CC" w:rsidRPr="00701D3F" w:rsidRDefault="003138CC" w:rsidP="003138CC">
      <w:pPr>
        <w:pStyle w:val="ReferencesPubs"/>
        <w:ind w:left="720" w:hanging="720"/>
        <w:jc w:val="left"/>
        <w:rPr>
          <w:noProof/>
          <w:szCs w:val="24"/>
          <w:rPrChange w:id="539" w:author="Michael A Heroux" w:date="2013-10-11T12:34:00Z">
            <w:rPr>
              <w:noProof/>
            </w:rPr>
          </w:rPrChange>
        </w:rPr>
      </w:pPr>
      <w:bookmarkStart w:id="540" w:name="_ENREF_2"/>
      <w:r w:rsidRPr="00701D3F">
        <w:rPr>
          <w:noProof/>
          <w:szCs w:val="24"/>
          <w:rPrChange w:id="541" w:author="Michael A Heroux" w:date="2013-10-11T12:34:00Z">
            <w:rPr>
              <w:noProof/>
            </w:rPr>
          </w:rPrChange>
        </w:rPr>
        <w:t>2.</w:t>
      </w:r>
      <w:r w:rsidRPr="00701D3F">
        <w:rPr>
          <w:noProof/>
          <w:szCs w:val="24"/>
          <w:rPrChange w:id="542" w:author="Michael A Heroux" w:date="2013-10-11T12:34:00Z">
            <w:rPr>
              <w:noProof/>
            </w:rPr>
          </w:rPrChange>
        </w:rPr>
        <w:tab/>
        <w:t xml:space="preserve">Dongarra, </w:t>
      </w:r>
      <w:r w:rsidR="001F77FB" w:rsidRPr="00701D3F">
        <w:rPr>
          <w:noProof/>
          <w:szCs w:val="24"/>
          <w:rPrChange w:id="543" w:author="Michael A Heroux" w:date="2013-10-11T12:34:00Z">
            <w:rPr>
              <w:noProof/>
            </w:rPr>
          </w:rPrChange>
        </w:rPr>
        <w:t>J and Heroux M</w:t>
      </w:r>
      <w:r w:rsidRPr="00701D3F">
        <w:rPr>
          <w:noProof/>
          <w:szCs w:val="24"/>
          <w:rPrChange w:id="544" w:author="Michael A Heroux" w:date="2013-10-11T12:34:00Z">
            <w:rPr>
              <w:noProof/>
            </w:rPr>
          </w:rPrChange>
        </w:rPr>
        <w:t xml:space="preserve">., </w:t>
      </w:r>
      <w:r w:rsidRPr="00701D3F">
        <w:rPr>
          <w:i/>
          <w:noProof/>
          <w:szCs w:val="24"/>
          <w:rPrChange w:id="545" w:author="Michael A Heroux" w:date="2013-10-11T12:34:00Z">
            <w:rPr>
              <w:i/>
              <w:noProof/>
            </w:rPr>
          </w:rPrChange>
        </w:rPr>
        <w:t>Toward a New Metric for Ranking High Performance Computing Systems</w:t>
      </w:r>
      <w:r w:rsidRPr="00701D3F">
        <w:rPr>
          <w:noProof/>
          <w:szCs w:val="24"/>
          <w:rPrChange w:id="546" w:author="Michael A Heroux" w:date="2013-10-11T12:34:00Z">
            <w:rPr>
              <w:noProof/>
            </w:rPr>
          </w:rPrChange>
        </w:rPr>
        <w:t xml:space="preserve">, in </w:t>
      </w:r>
      <w:r w:rsidRPr="00701D3F">
        <w:rPr>
          <w:i/>
          <w:noProof/>
          <w:szCs w:val="24"/>
          <w:rPrChange w:id="547" w:author="Michael A Heroux" w:date="2013-10-11T12:34:00Z">
            <w:rPr>
              <w:i/>
              <w:noProof/>
            </w:rPr>
          </w:rPrChange>
        </w:rPr>
        <w:t xml:space="preserve">Sandia Report </w:t>
      </w:r>
      <w:r w:rsidRPr="00701D3F">
        <w:rPr>
          <w:noProof/>
          <w:szCs w:val="24"/>
          <w:rPrChange w:id="548" w:author="Michael A Heroux" w:date="2013-10-11T12:34:00Z">
            <w:rPr>
              <w:noProof/>
            </w:rPr>
          </w:rPrChange>
        </w:rPr>
        <w:t>2013, Sandia National Laboratories.</w:t>
      </w:r>
      <w:bookmarkEnd w:id="540"/>
    </w:p>
    <w:p w14:paraId="0055548A" w14:textId="00C761CF" w:rsidR="00044979" w:rsidRPr="00701D3F" w:rsidRDefault="00044979" w:rsidP="00F01BC2">
      <w:pPr>
        <w:tabs>
          <w:tab w:val="left" w:pos="450"/>
        </w:tabs>
        <w:ind w:left="720" w:hanging="720"/>
        <w:rPr>
          <w:rFonts w:ascii="Times New Roman" w:hAnsi="Times New Roman" w:cs="Times New Roman"/>
          <w:rPrChange w:id="549" w:author="Michael A Heroux" w:date="2013-10-11T12:34:00Z">
            <w:rPr>
              <w:sz w:val="22"/>
            </w:rPr>
          </w:rPrChange>
        </w:rPr>
      </w:pPr>
      <w:r w:rsidRPr="00701D3F">
        <w:rPr>
          <w:rFonts w:ascii="Times New Roman" w:hAnsi="Times New Roman" w:cs="Times New Roman"/>
          <w:noProof/>
          <w:rPrChange w:id="550" w:author="Michael A Heroux" w:date="2013-10-11T12:34:00Z">
            <w:rPr>
              <w:noProof/>
            </w:rPr>
          </w:rPrChange>
        </w:rPr>
        <w:t>3.</w:t>
      </w:r>
      <w:r w:rsidRPr="00701D3F">
        <w:rPr>
          <w:rFonts w:ascii="Times New Roman" w:hAnsi="Times New Roman" w:cs="Times New Roman"/>
          <w:i/>
          <w:iCs/>
          <w:rPrChange w:id="551" w:author="Michael A Heroux" w:date="2013-10-11T12:34:00Z">
            <w:rPr>
              <w:i/>
              <w:iCs/>
              <w:sz w:val="22"/>
            </w:rPr>
          </w:rPrChange>
        </w:rPr>
        <w:t xml:space="preserve"> </w:t>
      </w:r>
      <w:r w:rsidRPr="00701D3F">
        <w:rPr>
          <w:rFonts w:ascii="Times New Roman" w:hAnsi="Times New Roman" w:cs="Times New Roman"/>
          <w:i/>
          <w:iCs/>
          <w:rPrChange w:id="552" w:author="Michael A Heroux" w:date="2013-10-11T12:34:00Z">
            <w:rPr>
              <w:i/>
              <w:iCs/>
              <w:sz w:val="22"/>
            </w:rPr>
          </w:rPrChange>
        </w:rPr>
        <w:tab/>
      </w:r>
      <w:r w:rsidRPr="00701D3F">
        <w:rPr>
          <w:rFonts w:ascii="Times New Roman" w:hAnsi="Times New Roman" w:cs="Times New Roman"/>
          <w:rPrChange w:id="553" w:author="Michael A Heroux" w:date="2013-10-11T12:34:00Z">
            <w:rPr>
              <w:sz w:val="22"/>
            </w:rPr>
          </w:rPrChange>
        </w:rPr>
        <w:t>Dongarra, J., Luszczek, P.</w:t>
      </w:r>
      <w:proofErr w:type="gramStart"/>
      <w:r w:rsidRPr="00701D3F">
        <w:rPr>
          <w:rFonts w:ascii="Times New Roman" w:hAnsi="Times New Roman" w:cs="Times New Roman"/>
          <w:rPrChange w:id="554" w:author="Michael A Heroux" w:date="2013-10-11T12:34:00Z">
            <w:rPr>
              <w:sz w:val="22"/>
            </w:rPr>
          </w:rPrChange>
        </w:rPr>
        <w:t>,and</w:t>
      </w:r>
      <w:proofErr w:type="gramEnd"/>
      <w:r w:rsidRPr="00701D3F">
        <w:rPr>
          <w:rFonts w:ascii="Times New Roman" w:hAnsi="Times New Roman" w:cs="Times New Roman"/>
          <w:rPrChange w:id="555" w:author="Michael A Heroux" w:date="2013-10-11T12:34:00Z">
            <w:rPr>
              <w:sz w:val="22"/>
            </w:rPr>
          </w:rPrChange>
        </w:rPr>
        <w:t xml:space="preserve"> Petitet, A., </w:t>
      </w:r>
      <w:r w:rsidRPr="00701D3F">
        <w:rPr>
          <w:rFonts w:ascii="Times New Roman" w:hAnsi="Times New Roman" w:cs="Times New Roman"/>
          <w:i/>
          <w:iCs/>
          <w:rPrChange w:id="556" w:author="Michael A Heroux" w:date="2013-10-11T12:34:00Z">
            <w:rPr>
              <w:i/>
              <w:iCs/>
              <w:sz w:val="22"/>
            </w:rPr>
          </w:rPrChange>
        </w:rPr>
        <w:t>The LINPACK Benchmark: Past, Present, and Future</w:t>
      </w:r>
      <w:r w:rsidRPr="00701D3F">
        <w:rPr>
          <w:rFonts w:ascii="Times New Roman" w:hAnsi="Times New Roman" w:cs="Times New Roman"/>
          <w:rPrChange w:id="557" w:author="Michael A Heroux" w:date="2013-10-11T12:34:00Z">
            <w:rPr>
              <w:sz w:val="22"/>
            </w:rPr>
          </w:rPrChange>
        </w:rPr>
        <w:t>, Concurrency and Computation: Practice and Experience 15(9):803–820, August 2003, ISSN 1532-0634.</w:t>
      </w:r>
    </w:p>
    <w:p w14:paraId="1ED168EB" w14:textId="62B2CC52" w:rsidR="00044979" w:rsidRDefault="00044979" w:rsidP="003138CC">
      <w:pPr>
        <w:pStyle w:val="ReferencesPubs"/>
        <w:ind w:left="720" w:hanging="720"/>
        <w:jc w:val="left"/>
        <w:rPr>
          <w:noProof/>
        </w:rPr>
      </w:pPr>
    </w:p>
    <w:p w14:paraId="745EDD0C" w14:textId="02A8AC8C" w:rsidR="003138CC" w:rsidRDefault="003138CC" w:rsidP="003138CC">
      <w:pPr>
        <w:pStyle w:val="ReferencesPubs"/>
        <w:jc w:val="left"/>
        <w:rPr>
          <w:noProof/>
        </w:rPr>
      </w:pPr>
    </w:p>
    <w:p w14:paraId="2CB372BF" w14:textId="38ECED78" w:rsidR="00B813C5" w:rsidRPr="0020564E" w:rsidRDefault="007A6474" w:rsidP="007A6474">
      <w:pPr>
        <w:pStyle w:val="ReferencesPubs"/>
        <w:jc w:val="left"/>
        <w:rPr>
          <w:color w:val="000000" w:themeColor="text1"/>
        </w:rPr>
      </w:pPr>
      <w:r>
        <w:fldChar w:fldCharType="end"/>
      </w:r>
    </w:p>
    <w:p w14:paraId="7B45C4E0" w14:textId="77777777" w:rsidR="00B813C5" w:rsidRPr="0020564E" w:rsidRDefault="00B813C5" w:rsidP="007A6474">
      <w:pPr>
        <w:pStyle w:val="BodyPubs"/>
        <w:jc w:val="left"/>
        <w:rPr>
          <w:color w:val="000000" w:themeColor="text1"/>
        </w:rPr>
      </w:pPr>
    </w:p>
    <w:p w14:paraId="3E9ECE1F" w14:textId="77777777" w:rsidR="00B813C5" w:rsidRPr="0020564E" w:rsidRDefault="00B813C5" w:rsidP="007A6474">
      <w:pPr>
        <w:pStyle w:val="BodyPubs"/>
        <w:jc w:val="left"/>
        <w:rPr>
          <w:color w:val="000000" w:themeColor="text1"/>
        </w:rPr>
      </w:pPr>
    </w:p>
    <w:p w14:paraId="6D5641C4" w14:textId="77777777" w:rsidR="00B813C5" w:rsidRPr="0020564E" w:rsidRDefault="00B813C5" w:rsidP="007A6474">
      <w:pPr>
        <w:pStyle w:val="BodyPubs"/>
        <w:jc w:val="left"/>
        <w:rPr>
          <w:color w:val="000000" w:themeColor="text1"/>
        </w:rPr>
      </w:pPr>
    </w:p>
    <w:p w14:paraId="2125F97C" w14:textId="77777777" w:rsidR="00B813C5" w:rsidRPr="0020564E" w:rsidRDefault="00B813C5" w:rsidP="007A6474">
      <w:pPr>
        <w:pStyle w:val="BodyPubs"/>
        <w:jc w:val="left"/>
        <w:rPr>
          <w:color w:val="000000" w:themeColor="text1"/>
        </w:rPr>
      </w:pPr>
      <w:r w:rsidRPr="0020564E">
        <w:rPr>
          <w:color w:val="000000" w:themeColor="text1"/>
        </w:rPr>
        <w:br w:type="page"/>
      </w:r>
    </w:p>
    <w:p w14:paraId="48E0D87F" w14:textId="355257FA" w:rsidR="00B813C5" w:rsidRPr="0020564E" w:rsidRDefault="00B813C5" w:rsidP="007A6474">
      <w:pPr>
        <w:pStyle w:val="BodyPubs"/>
        <w:jc w:val="left"/>
        <w:rPr>
          <w:color w:val="000000" w:themeColor="text1"/>
        </w:rPr>
      </w:pPr>
    </w:p>
    <w:p w14:paraId="022346D8" w14:textId="77777777" w:rsidR="00F05187" w:rsidRDefault="00F05187">
      <w:pPr>
        <w:rPr>
          <w:rFonts w:ascii="Arial" w:eastAsia="Times New Roman" w:hAnsi="Arial" w:cs="Arial"/>
          <w:b/>
          <w:bCs/>
          <w:caps/>
          <w:kern w:val="32"/>
          <w:sz w:val="28"/>
          <w:szCs w:val="28"/>
        </w:rPr>
      </w:pPr>
      <w:r>
        <w:br w:type="page"/>
      </w:r>
    </w:p>
    <w:p w14:paraId="200A79EA" w14:textId="77777777" w:rsidR="00B813C5" w:rsidRPr="0020564E" w:rsidRDefault="00B813C5" w:rsidP="00EF1D93">
      <w:pPr>
        <w:pStyle w:val="Heading1"/>
        <w:jc w:val="left"/>
        <w:rPr>
          <w:color w:val="000000" w:themeColor="text1"/>
        </w:rPr>
      </w:pPr>
    </w:p>
    <w:p w14:paraId="4CF3DAD4" w14:textId="77777777" w:rsidR="00B813C5" w:rsidRPr="0020564E" w:rsidRDefault="00B813C5" w:rsidP="007A6474">
      <w:pPr>
        <w:pStyle w:val="BodyPubs"/>
        <w:jc w:val="left"/>
        <w:rPr>
          <w:color w:val="000000" w:themeColor="text1"/>
        </w:rPr>
      </w:pPr>
      <w:r w:rsidRPr="0020564E">
        <w:rPr>
          <w:color w:val="000000" w:themeColor="text1"/>
        </w:rPr>
        <w:br w:type="page"/>
      </w:r>
    </w:p>
    <w:p w14:paraId="16060023" w14:textId="4B9AB2AC" w:rsidR="00B813C5" w:rsidRPr="0020564E" w:rsidRDefault="00B813C5" w:rsidP="000269A0">
      <w:pPr>
        <w:pStyle w:val="Heading1"/>
        <w:jc w:val="left"/>
        <w:rPr>
          <w:color w:val="000000" w:themeColor="text1"/>
        </w:rPr>
      </w:pPr>
      <w:bookmarkStart w:id="558" w:name="_Toc241724224"/>
      <w:r w:rsidRPr="0020564E">
        <w:rPr>
          <w:color w:val="000000" w:themeColor="text1"/>
        </w:rPr>
        <w:lastRenderedPageBreak/>
        <w:t>Distribution</w:t>
      </w:r>
      <w:bookmarkEnd w:id="558"/>
    </w:p>
    <w:p w14:paraId="546BF208" w14:textId="77777777" w:rsidR="00B813C5" w:rsidRPr="0020564E" w:rsidRDefault="00B813C5" w:rsidP="007A6474">
      <w:pPr>
        <w:pStyle w:val="DistributionPubs"/>
        <w:jc w:val="left"/>
        <w:rPr>
          <w:color w:val="000000" w:themeColor="text1"/>
        </w:rPr>
      </w:pPr>
    </w:p>
    <w:p w14:paraId="08AD1B07" w14:textId="77777777" w:rsidR="005F4D00" w:rsidRDefault="00B813C5" w:rsidP="000269A0">
      <w:pPr>
        <w:pStyle w:val="DistributionPubs"/>
        <w:jc w:val="left"/>
        <w:rPr>
          <w:color w:val="000000" w:themeColor="text1"/>
        </w:rPr>
      </w:pPr>
      <w:r w:rsidRPr="0020564E">
        <w:rPr>
          <w:color w:val="000000" w:themeColor="text1"/>
        </w:rPr>
        <w:t>1</w:t>
      </w:r>
      <w:r w:rsidRPr="0020564E">
        <w:rPr>
          <w:color w:val="000000" w:themeColor="text1"/>
        </w:rPr>
        <w:tab/>
        <w:t>MS0899</w:t>
      </w:r>
      <w:r w:rsidRPr="0020564E">
        <w:rPr>
          <w:color w:val="000000" w:themeColor="text1"/>
        </w:rPr>
        <w:tab/>
        <w:t>Technical Library</w:t>
      </w:r>
      <w:r w:rsidRPr="0020564E">
        <w:rPr>
          <w:color w:val="000000" w:themeColor="text1"/>
        </w:rPr>
        <w:tab/>
        <w:t>9536 (electronic copy)</w:t>
      </w:r>
    </w:p>
    <w:p w14:paraId="3A15339F" w14:textId="77777777" w:rsidR="005F4D00" w:rsidRDefault="005F4D00">
      <w:pPr>
        <w:rPr>
          <w:rFonts w:ascii="Times New Roman" w:eastAsia="Times New Roman" w:hAnsi="Times New Roman" w:cs="Times New Roman"/>
          <w:color w:val="000000" w:themeColor="text1"/>
          <w:szCs w:val="20"/>
        </w:rPr>
      </w:pPr>
      <w:r>
        <w:rPr>
          <w:color w:val="000000" w:themeColor="text1"/>
        </w:rPr>
        <w:br w:type="page"/>
      </w:r>
    </w:p>
    <w:p w14:paraId="15131243" w14:textId="73F28640" w:rsidR="00B813C5" w:rsidRPr="0020564E" w:rsidRDefault="00B813C5" w:rsidP="000269A0">
      <w:pPr>
        <w:pStyle w:val="DistributionPubs"/>
        <w:jc w:val="left"/>
        <w:rPr>
          <w:color w:val="000000" w:themeColor="text1"/>
        </w:rPr>
      </w:pPr>
      <w:r w:rsidRPr="0020564E">
        <w:rPr>
          <w:color w:val="000000" w:themeColor="text1"/>
        </w:rPr>
        <w:lastRenderedPageBreak/>
        <w:br w:type="page"/>
      </w:r>
    </w:p>
    <w:p w14:paraId="45BCD7AB" w14:textId="77777777" w:rsidR="00824225" w:rsidRDefault="00824225" w:rsidP="007A6474">
      <w:pPr>
        <w:pStyle w:val="BodyPubs"/>
        <w:jc w:val="left"/>
        <w:rPr>
          <w:color w:val="000000" w:themeColor="text1"/>
        </w:rPr>
        <w:sectPr w:rsidR="00824225" w:rsidSect="0020564E">
          <w:headerReference w:type="default" r:id="rId35"/>
          <w:footerReference w:type="default" r:id="rId36"/>
          <w:pgSz w:w="12240" w:h="15840"/>
          <w:pgMar w:top="1440" w:right="1440" w:bottom="1440" w:left="1440" w:header="720" w:footer="720" w:gutter="0"/>
          <w:cols w:space="720"/>
          <w:docGrid w:linePitch="360"/>
        </w:sectPr>
      </w:pPr>
    </w:p>
    <w:p w14:paraId="6215FF35" w14:textId="63797650" w:rsidR="00B813C5" w:rsidRPr="0020564E" w:rsidRDefault="00B813C5" w:rsidP="007A6474">
      <w:pPr>
        <w:pStyle w:val="BodyPubs"/>
        <w:jc w:val="left"/>
        <w:rPr>
          <w:color w:val="000000" w:themeColor="text1"/>
        </w:rPr>
      </w:pPr>
    </w:p>
    <w:p w14:paraId="00EC75F7" w14:textId="77777777" w:rsidR="00B813C5" w:rsidRPr="0020564E" w:rsidRDefault="00B813C5" w:rsidP="007A6474">
      <w:pPr>
        <w:pStyle w:val="BodyPubs"/>
        <w:jc w:val="left"/>
        <w:rPr>
          <w:color w:val="000000" w:themeColor="text1"/>
        </w:rPr>
      </w:pPr>
    </w:p>
    <w:p w14:paraId="0A7632D1" w14:textId="77777777" w:rsidR="00B813C5" w:rsidRPr="0020564E" w:rsidRDefault="00B813C5" w:rsidP="007A6474">
      <w:pPr>
        <w:pStyle w:val="BodyPubs"/>
        <w:jc w:val="left"/>
        <w:rPr>
          <w:color w:val="000000" w:themeColor="text1"/>
        </w:rPr>
      </w:pPr>
    </w:p>
    <w:p w14:paraId="7388243C" w14:textId="77777777" w:rsidR="00B813C5" w:rsidRPr="0020564E" w:rsidRDefault="00B813C5" w:rsidP="007A6474">
      <w:pPr>
        <w:pStyle w:val="BodyPubs"/>
        <w:jc w:val="left"/>
        <w:rPr>
          <w:color w:val="000000" w:themeColor="text1"/>
        </w:rPr>
      </w:pPr>
    </w:p>
    <w:p w14:paraId="48E312DC" w14:textId="77777777" w:rsidR="00B813C5" w:rsidRPr="0020564E" w:rsidRDefault="00B813C5" w:rsidP="007A6474">
      <w:pPr>
        <w:pStyle w:val="BodyPubs"/>
        <w:jc w:val="left"/>
        <w:rPr>
          <w:color w:val="000000" w:themeColor="text1"/>
        </w:rPr>
      </w:pPr>
    </w:p>
    <w:p w14:paraId="4A576A4C" w14:textId="77777777" w:rsidR="00B813C5" w:rsidRPr="0020564E" w:rsidRDefault="00B813C5" w:rsidP="007A6474">
      <w:pPr>
        <w:pStyle w:val="BodyPubs"/>
        <w:jc w:val="left"/>
        <w:rPr>
          <w:color w:val="000000" w:themeColor="text1"/>
        </w:rPr>
      </w:pPr>
    </w:p>
    <w:p w14:paraId="1695C06D" w14:textId="77777777" w:rsidR="00B813C5" w:rsidRPr="0020564E" w:rsidRDefault="00B813C5" w:rsidP="007A6474">
      <w:pPr>
        <w:pStyle w:val="BodyPubs"/>
        <w:jc w:val="left"/>
        <w:rPr>
          <w:color w:val="000000" w:themeColor="text1"/>
        </w:rPr>
      </w:pPr>
    </w:p>
    <w:p w14:paraId="0A03CEC6" w14:textId="77777777" w:rsidR="00B813C5" w:rsidRPr="0020564E" w:rsidRDefault="00B813C5" w:rsidP="007A6474">
      <w:pPr>
        <w:pStyle w:val="BodyPubs"/>
        <w:jc w:val="left"/>
        <w:rPr>
          <w:color w:val="000000" w:themeColor="text1"/>
        </w:rPr>
      </w:pPr>
    </w:p>
    <w:p w14:paraId="4F2025BF" w14:textId="77777777" w:rsidR="00B813C5" w:rsidRPr="0020564E" w:rsidRDefault="00B813C5" w:rsidP="007A6474">
      <w:pPr>
        <w:pStyle w:val="BodyPubs"/>
        <w:jc w:val="left"/>
        <w:rPr>
          <w:color w:val="000000" w:themeColor="text1"/>
        </w:rPr>
      </w:pPr>
    </w:p>
    <w:p w14:paraId="1F54E37C" w14:textId="77777777" w:rsidR="00B813C5" w:rsidRPr="0020564E" w:rsidRDefault="00B813C5" w:rsidP="007A6474">
      <w:pPr>
        <w:pStyle w:val="BodyPubs"/>
        <w:jc w:val="left"/>
        <w:rPr>
          <w:color w:val="000000" w:themeColor="text1"/>
        </w:rPr>
      </w:pPr>
    </w:p>
    <w:p w14:paraId="16A7D062" w14:textId="77777777" w:rsidR="00B813C5" w:rsidRPr="0020564E" w:rsidRDefault="00B813C5" w:rsidP="007A6474">
      <w:pPr>
        <w:pStyle w:val="BodyPubs"/>
        <w:jc w:val="left"/>
        <w:rPr>
          <w:color w:val="000000" w:themeColor="text1"/>
        </w:rPr>
      </w:pPr>
    </w:p>
    <w:p w14:paraId="3EF20C41" w14:textId="77777777" w:rsidR="00B813C5" w:rsidRPr="0020564E" w:rsidRDefault="00B813C5" w:rsidP="007A6474">
      <w:pPr>
        <w:pStyle w:val="BodyPubs"/>
        <w:jc w:val="left"/>
        <w:rPr>
          <w:color w:val="000000" w:themeColor="text1"/>
        </w:rPr>
      </w:pPr>
    </w:p>
    <w:p w14:paraId="66CCEC7B" w14:textId="77777777" w:rsidR="00B813C5" w:rsidRPr="0020564E" w:rsidRDefault="00B813C5" w:rsidP="007A6474">
      <w:pPr>
        <w:pStyle w:val="BodyPubs"/>
        <w:jc w:val="left"/>
        <w:rPr>
          <w:color w:val="000000" w:themeColor="text1"/>
        </w:rPr>
      </w:pPr>
    </w:p>
    <w:p w14:paraId="5E9926D7" w14:textId="77777777" w:rsidR="00B813C5" w:rsidRPr="0020564E" w:rsidRDefault="00B813C5" w:rsidP="007A6474">
      <w:pPr>
        <w:pStyle w:val="BodyPubs"/>
        <w:jc w:val="left"/>
        <w:rPr>
          <w:color w:val="000000" w:themeColor="text1"/>
        </w:rPr>
      </w:pPr>
    </w:p>
    <w:p w14:paraId="3473DF1F" w14:textId="77777777" w:rsidR="00B813C5" w:rsidRPr="0020564E" w:rsidRDefault="00B813C5" w:rsidP="007A6474">
      <w:pPr>
        <w:pStyle w:val="BodyPubs"/>
        <w:jc w:val="left"/>
        <w:rPr>
          <w:color w:val="000000" w:themeColor="text1"/>
        </w:rPr>
      </w:pPr>
    </w:p>
    <w:p w14:paraId="5C437A02" w14:textId="77777777" w:rsidR="00B813C5" w:rsidRPr="0020564E" w:rsidRDefault="00B813C5" w:rsidP="007A6474">
      <w:pPr>
        <w:pStyle w:val="BodyPubs"/>
        <w:jc w:val="left"/>
        <w:rPr>
          <w:color w:val="000000" w:themeColor="text1"/>
        </w:rPr>
      </w:pPr>
    </w:p>
    <w:p w14:paraId="23AC7F16" w14:textId="77777777" w:rsidR="00B813C5" w:rsidRPr="0020564E" w:rsidRDefault="00B813C5" w:rsidP="007A6474">
      <w:pPr>
        <w:pStyle w:val="BodyPubs"/>
        <w:jc w:val="left"/>
        <w:rPr>
          <w:color w:val="000000" w:themeColor="text1"/>
        </w:rPr>
      </w:pPr>
    </w:p>
    <w:p w14:paraId="2B943919" w14:textId="77777777" w:rsidR="00B813C5" w:rsidRPr="0020564E" w:rsidRDefault="00B813C5" w:rsidP="007A6474">
      <w:pPr>
        <w:pStyle w:val="BodyPubs"/>
        <w:jc w:val="left"/>
        <w:rPr>
          <w:color w:val="000000" w:themeColor="text1"/>
        </w:rPr>
      </w:pPr>
    </w:p>
    <w:p w14:paraId="705F4035" w14:textId="77777777" w:rsidR="00B813C5" w:rsidRPr="0020564E" w:rsidRDefault="00B813C5" w:rsidP="007A6474">
      <w:pPr>
        <w:pStyle w:val="BodyPubs"/>
        <w:jc w:val="left"/>
        <w:rPr>
          <w:color w:val="000000" w:themeColor="text1"/>
        </w:rPr>
      </w:pPr>
    </w:p>
    <w:p w14:paraId="112F2013" w14:textId="77777777" w:rsidR="00B813C5" w:rsidRPr="0020564E" w:rsidRDefault="00B813C5" w:rsidP="007A6474">
      <w:pPr>
        <w:pStyle w:val="BodyPubs"/>
        <w:jc w:val="left"/>
        <w:rPr>
          <w:color w:val="000000" w:themeColor="text1"/>
        </w:rPr>
      </w:pPr>
    </w:p>
    <w:p w14:paraId="57EE4541" w14:textId="77777777" w:rsidR="00B813C5" w:rsidRPr="0020564E" w:rsidRDefault="00B813C5" w:rsidP="007A6474">
      <w:pPr>
        <w:pStyle w:val="BodyPubs"/>
        <w:jc w:val="left"/>
        <w:rPr>
          <w:color w:val="000000" w:themeColor="text1"/>
        </w:rPr>
      </w:pPr>
    </w:p>
    <w:p w14:paraId="6AE3ABF9" w14:textId="77777777" w:rsidR="00B813C5" w:rsidRPr="0020564E" w:rsidRDefault="00B813C5" w:rsidP="007A6474">
      <w:pPr>
        <w:pStyle w:val="BodyPubs"/>
        <w:jc w:val="left"/>
        <w:rPr>
          <w:color w:val="000000" w:themeColor="text1"/>
        </w:rPr>
      </w:pPr>
    </w:p>
    <w:p w14:paraId="3B4955BC" w14:textId="77777777" w:rsidR="00B813C5" w:rsidRPr="0020564E" w:rsidRDefault="00B813C5" w:rsidP="007A6474">
      <w:pPr>
        <w:pStyle w:val="BodyPubs"/>
        <w:jc w:val="left"/>
        <w:rPr>
          <w:color w:val="000000" w:themeColor="text1"/>
        </w:rPr>
      </w:pPr>
    </w:p>
    <w:p w14:paraId="076AE4E4" w14:textId="77777777" w:rsidR="00B813C5" w:rsidRPr="0020564E" w:rsidRDefault="00B813C5" w:rsidP="007A6474">
      <w:pPr>
        <w:pStyle w:val="BodyPubs"/>
        <w:jc w:val="left"/>
        <w:rPr>
          <w:color w:val="000000" w:themeColor="text1"/>
        </w:rPr>
      </w:pPr>
    </w:p>
    <w:p w14:paraId="2ADBBF45" w14:textId="77777777" w:rsidR="00B813C5" w:rsidRPr="0020564E" w:rsidRDefault="00B813C5" w:rsidP="007A6474">
      <w:pPr>
        <w:pStyle w:val="BodyPubs"/>
        <w:jc w:val="left"/>
        <w:rPr>
          <w:color w:val="000000" w:themeColor="text1"/>
        </w:rPr>
      </w:pPr>
    </w:p>
    <w:p w14:paraId="4B4575A2" w14:textId="77777777" w:rsidR="00B813C5" w:rsidRPr="0020564E" w:rsidRDefault="00B813C5" w:rsidP="007A6474">
      <w:pPr>
        <w:pStyle w:val="BodyPubs"/>
        <w:jc w:val="left"/>
        <w:rPr>
          <w:color w:val="000000" w:themeColor="text1"/>
        </w:rPr>
      </w:pPr>
    </w:p>
    <w:p w14:paraId="42BEB133" w14:textId="77777777" w:rsidR="00B813C5" w:rsidRPr="0020564E" w:rsidRDefault="00B813C5" w:rsidP="007A6474">
      <w:pPr>
        <w:pStyle w:val="BodyPubs"/>
        <w:jc w:val="left"/>
        <w:rPr>
          <w:color w:val="000000" w:themeColor="text1"/>
        </w:rPr>
      </w:pPr>
    </w:p>
    <w:p w14:paraId="28A0DA34" w14:textId="77777777" w:rsidR="00B813C5" w:rsidRPr="0020564E" w:rsidRDefault="00B813C5" w:rsidP="007A6474">
      <w:pPr>
        <w:pStyle w:val="BodyPubs"/>
        <w:jc w:val="left"/>
        <w:rPr>
          <w:color w:val="000000" w:themeColor="text1"/>
        </w:rPr>
      </w:pPr>
    </w:p>
    <w:p w14:paraId="3DDFCD37" w14:textId="77777777" w:rsidR="00B813C5" w:rsidRPr="0020564E" w:rsidRDefault="00B813C5" w:rsidP="007A6474">
      <w:pPr>
        <w:pStyle w:val="BodyPubs"/>
        <w:jc w:val="left"/>
        <w:rPr>
          <w:color w:val="000000" w:themeColor="text1"/>
        </w:rPr>
      </w:pPr>
    </w:p>
    <w:p w14:paraId="4DD08608" w14:textId="77777777" w:rsidR="00B813C5" w:rsidRPr="0020564E" w:rsidRDefault="00B813C5" w:rsidP="007A6474">
      <w:pPr>
        <w:pStyle w:val="BodyPubs"/>
        <w:jc w:val="left"/>
        <w:rPr>
          <w:color w:val="000000" w:themeColor="text1"/>
        </w:rPr>
      </w:pPr>
    </w:p>
    <w:p w14:paraId="53B2AC95" w14:textId="77777777" w:rsidR="00B813C5" w:rsidRPr="0020564E" w:rsidRDefault="00B813C5" w:rsidP="007A6474">
      <w:pPr>
        <w:pStyle w:val="BodyPubs"/>
        <w:jc w:val="left"/>
        <w:rPr>
          <w:color w:val="000000" w:themeColor="text1"/>
        </w:rPr>
      </w:pPr>
    </w:p>
    <w:p w14:paraId="0893BB81" w14:textId="77777777" w:rsidR="00B813C5" w:rsidRPr="0020564E" w:rsidRDefault="00B813C5" w:rsidP="007A6474">
      <w:pPr>
        <w:pStyle w:val="BodyPubs"/>
        <w:jc w:val="left"/>
        <w:rPr>
          <w:color w:val="000000" w:themeColor="text1"/>
        </w:rPr>
      </w:pPr>
    </w:p>
    <w:p w14:paraId="268D0281" w14:textId="77777777" w:rsidR="00B813C5" w:rsidRPr="0020564E" w:rsidRDefault="00B813C5" w:rsidP="007A6474">
      <w:pPr>
        <w:pStyle w:val="BodyPubs"/>
        <w:jc w:val="left"/>
        <w:rPr>
          <w:color w:val="000000" w:themeColor="text1"/>
        </w:rPr>
      </w:pPr>
    </w:p>
    <w:p w14:paraId="0AA5E303" w14:textId="77777777" w:rsidR="00B813C5" w:rsidRPr="0020564E" w:rsidRDefault="00B813C5" w:rsidP="007A6474">
      <w:pPr>
        <w:pStyle w:val="BodyPubs"/>
        <w:jc w:val="left"/>
        <w:rPr>
          <w:color w:val="000000" w:themeColor="text1"/>
        </w:rPr>
      </w:pPr>
    </w:p>
    <w:p w14:paraId="19029CE5" w14:textId="77777777" w:rsidR="00B813C5" w:rsidRPr="0020564E" w:rsidRDefault="00B813C5" w:rsidP="007A6474">
      <w:pPr>
        <w:pStyle w:val="BodyPubs"/>
        <w:jc w:val="left"/>
        <w:rPr>
          <w:color w:val="000000" w:themeColor="text1"/>
        </w:rPr>
      </w:pPr>
    </w:p>
    <w:p w14:paraId="1449B684" w14:textId="77777777" w:rsidR="00B813C5" w:rsidRPr="0020564E" w:rsidRDefault="00B813C5" w:rsidP="007A6474">
      <w:pPr>
        <w:pStyle w:val="BodyPubs"/>
        <w:jc w:val="left"/>
        <w:rPr>
          <w:color w:val="000000" w:themeColor="text1"/>
        </w:rPr>
      </w:pPr>
    </w:p>
    <w:p w14:paraId="6AEB97B4" w14:textId="77777777" w:rsidR="00B813C5" w:rsidRPr="0020564E" w:rsidRDefault="00B813C5" w:rsidP="007A6474">
      <w:pPr>
        <w:pStyle w:val="BodyPubs"/>
        <w:jc w:val="left"/>
        <w:rPr>
          <w:color w:val="000000" w:themeColor="text1"/>
        </w:rPr>
      </w:pPr>
    </w:p>
    <w:p w14:paraId="6B27C59B" w14:textId="77777777" w:rsidR="00B813C5" w:rsidRPr="0020564E" w:rsidRDefault="00B813C5" w:rsidP="007A6474">
      <w:pPr>
        <w:pStyle w:val="BodyPubs"/>
        <w:jc w:val="left"/>
        <w:rPr>
          <w:color w:val="000000" w:themeColor="text1"/>
        </w:rPr>
      </w:pPr>
    </w:p>
    <w:p w14:paraId="6FD4B6D4" w14:textId="0102750C" w:rsidR="00B813C5" w:rsidRPr="0020564E" w:rsidRDefault="00B813C5" w:rsidP="007A6474">
      <w:pPr>
        <w:pStyle w:val="BodyPubs"/>
        <w:jc w:val="left"/>
        <w:rPr>
          <w:color w:val="000000" w:themeColor="text1"/>
        </w:rPr>
      </w:pPr>
    </w:p>
    <w:p w14:paraId="4E76D608" w14:textId="3E01224E" w:rsidR="00604799" w:rsidRPr="0020564E" w:rsidRDefault="00824225" w:rsidP="007A6474">
      <w:pPr>
        <w:rPr>
          <w:color w:val="000000" w:themeColor="text1"/>
        </w:rPr>
      </w:pPr>
      <w:r w:rsidRPr="0020564E">
        <w:rPr>
          <w:noProof/>
          <w:color w:val="000000" w:themeColor="text1"/>
        </w:rPr>
        <w:drawing>
          <wp:anchor distT="0" distB="0" distL="114300" distR="114300" simplePos="0" relativeHeight="251662336" behindDoc="0" locked="0" layoutInCell="1" allowOverlap="1" wp14:anchorId="4412CFEB" wp14:editId="2702A96D">
            <wp:simplePos x="0" y="0"/>
            <wp:positionH relativeFrom="margin">
              <wp:align>center</wp:align>
            </wp:positionH>
            <wp:positionV relativeFrom="margin">
              <wp:posOffset>7772400</wp:posOffset>
            </wp:positionV>
            <wp:extent cx="2743200" cy="431800"/>
            <wp:effectExtent l="0" t="0" r="0" b="0"/>
            <wp:wrapSquare wrapText="bothSides"/>
            <wp:docPr id="4" name="Picture 4" descr="Description: SNLhLogo_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NLhLogo_smoot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431800"/>
                    </a:xfrm>
                    <a:prstGeom prst="rect">
                      <a:avLst/>
                    </a:prstGeom>
                    <a:noFill/>
                    <a:ln>
                      <a:noFill/>
                    </a:ln>
                  </pic:spPr>
                </pic:pic>
              </a:graphicData>
            </a:graphic>
          </wp:anchor>
        </w:drawing>
      </w:r>
    </w:p>
    <w:sectPr w:rsidR="00604799" w:rsidRPr="0020564E" w:rsidSect="0020564E">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5" w:author="Jack Dongarra" w:date="2013-09-25T12:37:00Z" w:initials="JD">
    <w:p w14:paraId="4CECD296" w14:textId="230B35E7" w:rsidR="00435287" w:rsidRDefault="00435287">
      <w:pPr>
        <w:pStyle w:val="CommentText"/>
      </w:pPr>
      <w:r>
        <w:rPr>
          <w:rStyle w:val="CommentReference"/>
        </w:rPr>
        <w:annotationRef/>
      </w:r>
      <w:r>
        <w:t>I think we should list here what the output looks like and perhaps annotate it with information on what is being reported.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94454" w14:textId="77777777" w:rsidR="00435287" w:rsidRDefault="00435287" w:rsidP="00B813C5">
      <w:r>
        <w:separator/>
      </w:r>
    </w:p>
  </w:endnote>
  <w:endnote w:type="continuationSeparator" w:id="0">
    <w:p w14:paraId="149FBDAB" w14:textId="77777777" w:rsidR="00435287" w:rsidRDefault="00435287" w:rsidP="00B81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A9A65" w14:textId="77777777" w:rsidR="00435287" w:rsidRDefault="00435287"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955CE6" w14:textId="0E5D2895" w:rsidR="00435287" w:rsidRDefault="00435287" w:rsidP="0020564E">
    <w:pPr>
      <w:pStyle w:val="Footer"/>
      <w:rPr>
        <w:rStyle w:val="PageNumber"/>
      </w:rPr>
    </w:pPr>
  </w:p>
  <w:p w14:paraId="1919BFDE" w14:textId="77777777" w:rsidR="00435287" w:rsidRDefault="00435287" w:rsidP="002056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C7892" w14:textId="77777777" w:rsidR="00435287" w:rsidRPr="00487451" w:rsidRDefault="00435287">
    <w:pPr>
      <w:pStyle w:val="Header"/>
      <w:rPr>
        <w:b w:val="0"/>
        <w:sz w:val="32"/>
      </w:rPr>
    </w:pPr>
    <w:r w:rsidRPr="00487451">
      <w:rPr>
        <w:rStyle w:val="PageNumber"/>
        <w:b w:val="0"/>
      </w:rPr>
      <w:fldChar w:fldCharType="begin"/>
    </w:r>
    <w:r w:rsidRPr="00487451">
      <w:rPr>
        <w:rStyle w:val="PageNumber"/>
        <w:b w:val="0"/>
      </w:rPr>
      <w:instrText xml:space="preserve"> PAGE </w:instrText>
    </w:r>
    <w:r w:rsidRPr="00487451">
      <w:rPr>
        <w:rStyle w:val="PageNumber"/>
        <w:b w:val="0"/>
      </w:rPr>
      <w:fldChar w:fldCharType="separate"/>
    </w:r>
    <w:r w:rsidR="00975C1A">
      <w:rPr>
        <w:rStyle w:val="PageNumber"/>
        <w:b w:val="0"/>
        <w:noProof/>
      </w:rPr>
      <w:t>3</w:t>
    </w:r>
    <w:r w:rsidRPr="00487451">
      <w:rPr>
        <w:rStyle w:val="PageNumber"/>
        <w:b w:val="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1EC5C" w14:textId="77777777" w:rsidR="00435287" w:rsidRDefault="00435287"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75C1A">
      <w:rPr>
        <w:rStyle w:val="PageNumber"/>
        <w:noProof/>
      </w:rPr>
      <w:t>20</w:t>
    </w:r>
    <w:r>
      <w:rPr>
        <w:rStyle w:val="PageNumber"/>
      </w:rPr>
      <w:fldChar w:fldCharType="end"/>
    </w:r>
  </w:p>
  <w:p w14:paraId="261EB846" w14:textId="77777777" w:rsidR="00435287" w:rsidRPr="00F01806" w:rsidRDefault="00435287" w:rsidP="0020564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E46F4" w14:textId="77777777" w:rsidR="00435287" w:rsidRPr="00F01806" w:rsidRDefault="00435287" w:rsidP="002056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A5F06" w14:textId="77777777" w:rsidR="00435287" w:rsidRDefault="00435287" w:rsidP="00B813C5">
      <w:r>
        <w:separator/>
      </w:r>
    </w:p>
  </w:footnote>
  <w:footnote w:type="continuationSeparator" w:id="0">
    <w:p w14:paraId="59074F37" w14:textId="77777777" w:rsidR="00435287" w:rsidRDefault="00435287" w:rsidP="00B813C5">
      <w:r>
        <w:continuationSeparator/>
      </w:r>
    </w:p>
  </w:footnote>
  <w:footnote w:id="1">
    <w:p w14:paraId="35A2530A" w14:textId="77777777" w:rsidR="00435287" w:rsidRDefault="00435287" w:rsidP="00B813C5">
      <w:pPr>
        <w:pStyle w:val="FootnoteText"/>
      </w:pPr>
      <w:r>
        <w:rPr>
          <w:rStyle w:val="FootnoteReference"/>
        </w:rPr>
        <w:footnoteRef/>
      </w:r>
      <w:r>
        <w:t xml:space="preserve"> Corresponding Author, maherou@sandia.gov</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75455" w14:textId="77777777" w:rsidR="00435287" w:rsidRDefault="00435287">
    <w:pPr>
      <w:pStyle w:val="Header"/>
    </w:pPr>
    <w:r>
      <w:rPr>
        <w:noProof/>
      </w:rPr>
      <w:drawing>
        <wp:anchor distT="0" distB="0" distL="114300" distR="114300" simplePos="0" relativeHeight="251659264" behindDoc="1" locked="0" layoutInCell="1" allowOverlap="1" wp14:anchorId="54351D6B" wp14:editId="14B66DE3">
          <wp:simplePos x="0" y="0"/>
          <wp:positionH relativeFrom="column">
            <wp:posOffset>-685165</wp:posOffset>
          </wp:positionH>
          <wp:positionV relativeFrom="paragraph">
            <wp:posOffset>-227965</wp:posOffset>
          </wp:positionV>
          <wp:extent cx="7315200" cy="614045"/>
          <wp:effectExtent l="0" t="0" r="0" b="0"/>
          <wp:wrapNone/>
          <wp:docPr id="8" name="Picture 2" descr="Description: Hea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eadB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0" cy="614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E970C" w14:textId="77777777" w:rsidR="00435287" w:rsidRDefault="0043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173C3"/>
    <w:multiLevelType w:val="singleLevel"/>
    <w:tmpl w:val="F684E950"/>
    <w:lvl w:ilvl="0">
      <w:start w:val="1"/>
      <w:numFmt w:val="decimal"/>
      <w:lvlText w:val="%1."/>
      <w:lvlJc w:val="right"/>
      <w:pPr>
        <w:tabs>
          <w:tab w:val="num" w:pos="360"/>
        </w:tabs>
        <w:ind w:left="360" w:hanging="72"/>
      </w:pPr>
      <w:rPr>
        <w:rFonts w:ascii="Times New Roman" w:hAnsi="Times New Roman" w:hint="default"/>
        <w:b w:val="0"/>
        <w:i w:val="0"/>
        <w:sz w:val="22"/>
      </w:rPr>
    </w:lvl>
  </w:abstractNum>
  <w:abstractNum w:abstractNumId="1">
    <w:nsid w:val="069F436E"/>
    <w:multiLevelType w:val="hybridMultilevel"/>
    <w:tmpl w:val="40FA1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A3860"/>
    <w:multiLevelType w:val="hybridMultilevel"/>
    <w:tmpl w:val="3DB258A8"/>
    <w:lvl w:ilvl="0" w:tplc="C922CC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F08A6"/>
    <w:multiLevelType w:val="hybridMultilevel"/>
    <w:tmpl w:val="04F0E44A"/>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55271"/>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11420"/>
    <w:multiLevelType w:val="hybridMultilevel"/>
    <w:tmpl w:val="544A0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C96D12"/>
    <w:multiLevelType w:val="hybridMultilevel"/>
    <w:tmpl w:val="19A8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D1734"/>
    <w:multiLevelType w:val="hybridMultilevel"/>
    <w:tmpl w:val="6FEE780E"/>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B15BFD"/>
    <w:multiLevelType w:val="hybridMultilevel"/>
    <w:tmpl w:val="29F4E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10B39"/>
    <w:multiLevelType w:val="hybridMultilevel"/>
    <w:tmpl w:val="85A210D4"/>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DD026E"/>
    <w:multiLevelType w:val="hybridMultilevel"/>
    <w:tmpl w:val="D0AA9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5C72A3"/>
    <w:multiLevelType w:val="hybridMultilevel"/>
    <w:tmpl w:val="4934D83C"/>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9146AA"/>
    <w:multiLevelType w:val="hybridMultilevel"/>
    <w:tmpl w:val="6400B8F0"/>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90FDB"/>
    <w:multiLevelType w:val="hybridMultilevel"/>
    <w:tmpl w:val="CA3E3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B1A45"/>
    <w:multiLevelType w:val="hybridMultilevel"/>
    <w:tmpl w:val="B4A474E4"/>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6A792F"/>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F62128"/>
    <w:multiLevelType w:val="hybridMultilevel"/>
    <w:tmpl w:val="6C1CC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2A3CDA"/>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DE7E44"/>
    <w:multiLevelType w:val="hybridMultilevel"/>
    <w:tmpl w:val="8F507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FF30BB"/>
    <w:multiLevelType w:val="multilevel"/>
    <w:tmpl w:val="DA6ABD96"/>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3EF5BAF"/>
    <w:multiLevelType w:val="hybridMultilevel"/>
    <w:tmpl w:val="2D68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2E22ED"/>
    <w:multiLevelType w:val="hybridMultilevel"/>
    <w:tmpl w:val="8C286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FC59B4"/>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987470"/>
    <w:multiLevelType w:val="hybridMultilevel"/>
    <w:tmpl w:val="93BE6B98"/>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20"/>
  </w:num>
  <w:num w:numId="4">
    <w:abstractNumId w:val="5"/>
  </w:num>
  <w:num w:numId="5">
    <w:abstractNumId w:val="15"/>
  </w:num>
  <w:num w:numId="6">
    <w:abstractNumId w:val="13"/>
  </w:num>
  <w:num w:numId="7">
    <w:abstractNumId w:val="11"/>
  </w:num>
  <w:num w:numId="8">
    <w:abstractNumId w:val="21"/>
  </w:num>
  <w:num w:numId="9">
    <w:abstractNumId w:val="10"/>
  </w:num>
  <w:num w:numId="10">
    <w:abstractNumId w:val="6"/>
  </w:num>
  <w:num w:numId="11">
    <w:abstractNumId w:val="4"/>
  </w:num>
  <w:num w:numId="12">
    <w:abstractNumId w:val="8"/>
  </w:num>
  <w:num w:numId="13">
    <w:abstractNumId w:val="1"/>
  </w:num>
  <w:num w:numId="14">
    <w:abstractNumId w:val="2"/>
  </w:num>
  <w:num w:numId="15">
    <w:abstractNumId w:val="23"/>
  </w:num>
  <w:num w:numId="16">
    <w:abstractNumId w:val="7"/>
  </w:num>
  <w:num w:numId="17">
    <w:abstractNumId w:val="3"/>
  </w:num>
  <w:num w:numId="18">
    <w:abstractNumId w:val="9"/>
  </w:num>
  <w:num w:numId="19">
    <w:abstractNumId w:val="19"/>
  </w:num>
  <w:num w:numId="20">
    <w:abstractNumId w:val="12"/>
  </w:num>
  <w:num w:numId="21">
    <w:abstractNumId w:val="14"/>
  </w:num>
  <w:num w:numId="22">
    <w:abstractNumId w:val="22"/>
  </w:num>
  <w:num w:numId="23">
    <w:abstractNumId w:val="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markup="0"/>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22e0v5wtzewvmeefz45peve5rxxzewf92e0&quot;&gt;My EndNote Library&lt;record-ids&gt;&lt;item&gt;36&lt;/item&gt;&lt;item&gt;458&lt;/item&gt;&lt;/record-ids&gt;&lt;/item&gt;&lt;/Libraries&gt;"/>
  </w:docVars>
  <w:rsids>
    <w:rsidRoot w:val="00B813C5"/>
    <w:rsid w:val="000269A0"/>
    <w:rsid w:val="00044979"/>
    <w:rsid w:val="000558FF"/>
    <w:rsid w:val="0008623A"/>
    <w:rsid w:val="00096209"/>
    <w:rsid w:val="000976A6"/>
    <w:rsid w:val="000B3B82"/>
    <w:rsid w:val="000E744B"/>
    <w:rsid w:val="00136CA1"/>
    <w:rsid w:val="00157A3D"/>
    <w:rsid w:val="001733A6"/>
    <w:rsid w:val="00177F37"/>
    <w:rsid w:val="001C2CA4"/>
    <w:rsid w:val="001D11E0"/>
    <w:rsid w:val="001F77FB"/>
    <w:rsid w:val="00204C4F"/>
    <w:rsid w:val="0020564E"/>
    <w:rsid w:val="00206D61"/>
    <w:rsid w:val="0025781C"/>
    <w:rsid w:val="002650DB"/>
    <w:rsid w:val="002718C4"/>
    <w:rsid w:val="002972D0"/>
    <w:rsid w:val="002A48B8"/>
    <w:rsid w:val="002D1275"/>
    <w:rsid w:val="002D6A2D"/>
    <w:rsid w:val="003138CC"/>
    <w:rsid w:val="003273B1"/>
    <w:rsid w:val="00365CAE"/>
    <w:rsid w:val="00382891"/>
    <w:rsid w:val="0038621D"/>
    <w:rsid w:val="003C023A"/>
    <w:rsid w:val="003C2D19"/>
    <w:rsid w:val="003C5FDA"/>
    <w:rsid w:val="003E353A"/>
    <w:rsid w:val="003E3EBE"/>
    <w:rsid w:val="004051A1"/>
    <w:rsid w:val="00435287"/>
    <w:rsid w:val="00440B8A"/>
    <w:rsid w:val="004451E9"/>
    <w:rsid w:val="0049225C"/>
    <w:rsid w:val="004942AF"/>
    <w:rsid w:val="004B2C62"/>
    <w:rsid w:val="005016D7"/>
    <w:rsid w:val="0054725F"/>
    <w:rsid w:val="005567B3"/>
    <w:rsid w:val="00573928"/>
    <w:rsid w:val="00574754"/>
    <w:rsid w:val="0058277E"/>
    <w:rsid w:val="005C0FA1"/>
    <w:rsid w:val="005C11DE"/>
    <w:rsid w:val="005D21C2"/>
    <w:rsid w:val="005F4D00"/>
    <w:rsid w:val="00604799"/>
    <w:rsid w:val="00623E1F"/>
    <w:rsid w:val="00630CA5"/>
    <w:rsid w:val="00683BD9"/>
    <w:rsid w:val="006A07C0"/>
    <w:rsid w:val="006C2BE8"/>
    <w:rsid w:val="006D6D60"/>
    <w:rsid w:val="006F2E69"/>
    <w:rsid w:val="007002EC"/>
    <w:rsid w:val="00701D3F"/>
    <w:rsid w:val="00710C8F"/>
    <w:rsid w:val="00711A5C"/>
    <w:rsid w:val="007724E7"/>
    <w:rsid w:val="00777BB1"/>
    <w:rsid w:val="007921CE"/>
    <w:rsid w:val="007A6474"/>
    <w:rsid w:val="007D4600"/>
    <w:rsid w:val="007E1D4D"/>
    <w:rsid w:val="007E6972"/>
    <w:rsid w:val="008148F3"/>
    <w:rsid w:val="00824225"/>
    <w:rsid w:val="00826573"/>
    <w:rsid w:val="008508DE"/>
    <w:rsid w:val="00867420"/>
    <w:rsid w:val="00895D55"/>
    <w:rsid w:val="008D00F8"/>
    <w:rsid w:val="008D3B92"/>
    <w:rsid w:val="008D770C"/>
    <w:rsid w:val="008F3290"/>
    <w:rsid w:val="008F5228"/>
    <w:rsid w:val="0093175E"/>
    <w:rsid w:val="00954F86"/>
    <w:rsid w:val="00975C1A"/>
    <w:rsid w:val="009D1D9A"/>
    <w:rsid w:val="00A023DB"/>
    <w:rsid w:val="00A16B75"/>
    <w:rsid w:val="00AA0658"/>
    <w:rsid w:val="00AE03C5"/>
    <w:rsid w:val="00AE0C59"/>
    <w:rsid w:val="00B40473"/>
    <w:rsid w:val="00B5137A"/>
    <w:rsid w:val="00B813C5"/>
    <w:rsid w:val="00BC6135"/>
    <w:rsid w:val="00BD19E3"/>
    <w:rsid w:val="00BF099E"/>
    <w:rsid w:val="00BF581A"/>
    <w:rsid w:val="00C060CF"/>
    <w:rsid w:val="00C110FA"/>
    <w:rsid w:val="00C16700"/>
    <w:rsid w:val="00C23992"/>
    <w:rsid w:val="00C30452"/>
    <w:rsid w:val="00C90875"/>
    <w:rsid w:val="00C92A8D"/>
    <w:rsid w:val="00C93CE7"/>
    <w:rsid w:val="00C951B3"/>
    <w:rsid w:val="00CA0EB9"/>
    <w:rsid w:val="00CA23D4"/>
    <w:rsid w:val="00CD061F"/>
    <w:rsid w:val="00CF2E27"/>
    <w:rsid w:val="00D30638"/>
    <w:rsid w:val="00D41B40"/>
    <w:rsid w:val="00D56B94"/>
    <w:rsid w:val="00D72DEB"/>
    <w:rsid w:val="00E43FF4"/>
    <w:rsid w:val="00E4500D"/>
    <w:rsid w:val="00E457D6"/>
    <w:rsid w:val="00E724A9"/>
    <w:rsid w:val="00EB3956"/>
    <w:rsid w:val="00EF1D93"/>
    <w:rsid w:val="00F01BC2"/>
    <w:rsid w:val="00F05187"/>
    <w:rsid w:val="00F26CA5"/>
    <w:rsid w:val="00F4662C"/>
    <w:rsid w:val="00F603E1"/>
    <w:rsid w:val="00FC7215"/>
    <w:rsid w:val="00FF00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A0E8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 w:type="paragraph" w:styleId="CommentSubject">
    <w:name w:val="annotation subject"/>
    <w:basedOn w:val="CommentText"/>
    <w:next w:val="CommentText"/>
    <w:link w:val="CommentSubjectChar"/>
    <w:uiPriority w:val="99"/>
    <w:semiHidden/>
    <w:unhideWhenUsed/>
    <w:rsid w:val="001C2CA4"/>
    <w:rPr>
      <w:b/>
      <w:bCs/>
      <w:sz w:val="20"/>
      <w:szCs w:val="20"/>
    </w:rPr>
  </w:style>
  <w:style w:type="character" w:customStyle="1" w:styleId="CommentSubjectChar">
    <w:name w:val="Comment Subject Char"/>
    <w:basedOn w:val="CommentTextChar"/>
    <w:link w:val="CommentSubject"/>
    <w:uiPriority w:val="99"/>
    <w:semiHidden/>
    <w:rsid w:val="001C2CA4"/>
    <w:rPr>
      <w:b/>
      <w:bCs/>
      <w:sz w:val="20"/>
      <w:szCs w:val="20"/>
    </w:rPr>
  </w:style>
  <w:style w:type="paragraph" w:styleId="DocumentMap">
    <w:name w:val="Document Map"/>
    <w:basedOn w:val="Normal"/>
    <w:link w:val="DocumentMapChar"/>
    <w:uiPriority w:val="99"/>
    <w:semiHidden/>
    <w:unhideWhenUsed/>
    <w:rsid w:val="0049225C"/>
    <w:rPr>
      <w:rFonts w:ascii="Lucida Grande" w:hAnsi="Lucida Grande" w:cs="Lucida Grande"/>
    </w:rPr>
  </w:style>
  <w:style w:type="character" w:customStyle="1" w:styleId="DocumentMapChar">
    <w:name w:val="Document Map Char"/>
    <w:basedOn w:val="DefaultParagraphFont"/>
    <w:link w:val="DocumentMap"/>
    <w:uiPriority w:val="99"/>
    <w:semiHidden/>
    <w:rsid w:val="0049225C"/>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 w:type="paragraph" w:styleId="CommentSubject">
    <w:name w:val="annotation subject"/>
    <w:basedOn w:val="CommentText"/>
    <w:next w:val="CommentText"/>
    <w:link w:val="CommentSubjectChar"/>
    <w:uiPriority w:val="99"/>
    <w:semiHidden/>
    <w:unhideWhenUsed/>
    <w:rsid w:val="001C2CA4"/>
    <w:rPr>
      <w:b/>
      <w:bCs/>
      <w:sz w:val="20"/>
      <w:szCs w:val="20"/>
    </w:rPr>
  </w:style>
  <w:style w:type="character" w:customStyle="1" w:styleId="CommentSubjectChar">
    <w:name w:val="Comment Subject Char"/>
    <w:basedOn w:val="CommentTextChar"/>
    <w:link w:val="CommentSubject"/>
    <w:uiPriority w:val="99"/>
    <w:semiHidden/>
    <w:rsid w:val="001C2CA4"/>
    <w:rPr>
      <w:b/>
      <w:bCs/>
      <w:sz w:val="20"/>
      <w:szCs w:val="20"/>
    </w:rPr>
  </w:style>
  <w:style w:type="paragraph" w:styleId="DocumentMap">
    <w:name w:val="Document Map"/>
    <w:basedOn w:val="Normal"/>
    <w:link w:val="DocumentMapChar"/>
    <w:uiPriority w:val="99"/>
    <w:semiHidden/>
    <w:unhideWhenUsed/>
    <w:rsid w:val="0049225C"/>
    <w:rPr>
      <w:rFonts w:ascii="Lucida Grande" w:hAnsi="Lucida Grande" w:cs="Lucida Grande"/>
    </w:rPr>
  </w:style>
  <w:style w:type="character" w:customStyle="1" w:styleId="DocumentMapChar">
    <w:name w:val="Document Map Char"/>
    <w:basedOn w:val="DefaultParagraphFont"/>
    <w:link w:val="DocumentMap"/>
    <w:uiPriority w:val="99"/>
    <w:semiHidden/>
    <w:rsid w:val="0049225C"/>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image" Target="media/image9.png"/><Relationship Id="rId24" Type="http://schemas.openxmlformats.org/officeDocument/2006/relationships/image" Target="media/image10.emf"/><Relationship Id="rId25" Type="http://schemas.openxmlformats.org/officeDocument/2006/relationships/oleObject" Target="embeddings/oleObject1.bin"/><Relationship Id="rId26" Type="http://schemas.openxmlformats.org/officeDocument/2006/relationships/image" Target="media/image11.emf"/><Relationship Id="rId27" Type="http://schemas.openxmlformats.org/officeDocument/2006/relationships/oleObject" Target="embeddings/Microsoft_Equation1.bin"/><Relationship Id="rId28" Type="http://schemas.openxmlformats.org/officeDocument/2006/relationships/image" Target="media/image12.tiff"/><Relationship Id="rId29" Type="http://schemas.openxmlformats.org/officeDocument/2006/relationships/image" Target="media/image10.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emf"/><Relationship Id="rId31" Type="http://schemas.openxmlformats.org/officeDocument/2006/relationships/image" Target="media/image14.emf"/><Relationship Id="rId32" Type="http://schemas.openxmlformats.org/officeDocument/2006/relationships/oleObject" Target="embeddings/Microsoft_Equation2.bin"/><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emf"/><Relationship Id="rId34" Type="http://schemas.openxmlformats.org/officeDocument/2006/relationships/comments" Target="comments.xml"/><Relationship Id="rId35" Type="http://schemas.openxmlformats.org/officeDocument/2006/relationships/header" Target="header2.xml"/><Relationship Id="rId36"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image" Target="media/image4.jpeg"/><Relationship Id="rId15" Type="http://schemas.openxmlformats.org/officeDocument/2006/relationships/hyperlink" Target="mailto:reports@adonis.osti.gov" TargetMode="External"/><Relationship Id="rId16" Type="http://schemas.openxmlformats.org/officeDocument/2006/relationships/hyperlink" Target="http://www.osti.gov/bridge" TargetMode="External"/><Relationship Id="rId17" Type="http://schemas.openxmlformats.org/officeDocument/2006/relationships/hyperlink" Target="mailto:orders@ntis.fedworld.gov" TargetMode="External"/><Relationship Id="rId18" Type="http://schemas.openxmlformats.org/officeDocument/2006/relationships/hyperlink" Target="http://www.ntis.gov/help/ordermethods.asp?loc=7-4-0" TargetMode="External"/><Relationship Id="rId19" Type="http://schemas.openxmlformats.org/officeDocument/2006/relationships/image" Target="media/image5.png"/><Relationship Id="rId37" Type="http://schemas.openxmlformats.org/officeDocument/2006/relationships/image" Target="media/image16.png"/><Relationship Id="rId38" Type="http://schemas.openxmlformats.org/officeDocument/2006/relationships/footer" Target="footer4.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57487B-B8BF-344F-89DD-F8ED4D70E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21</Pages>
  <Words>3808</Words>
  <Characters>21710</Characters>
  <Application>Microsoft Macintosh Word</Application>
  <DocSecurity>0</DocSecurity>
  <Lines>180</Lines>
  <Paragraphs>50</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Toward a New Metric for Ranking High Performance Computing Systems</vt:lpstr>
      <vt:lpstr>Acknowledgments</vt:lpstr>
      <vt:lpstr>Contents</vt:lpstr>
      <vt:lpstr/>
      <vt:lpstr>1.  Introduction</vt:lpstr>
      <vt:lpstr>2. Why HPL has Lost Relevance</vt:lpstr>
      <vt:lpstr>3. Requirements</vt:lpstr>
      <vt:lpstr>4. A Preconditioned Conjugate Gradient Benchmark</vt:lpstr>
      <vt:lpstr>5. Justification for HPCG Benchmark</vt:lpstr>
      <vt:lpstr/>
      <vt:lpstr>6. Related Work and Future Adaptations</vt:lpstr>
      <vt:lpstr>7. Summary and Conclusions</vt:lpstr>
      <vt:lpstr/>
      <vt:lpstr>8.  References</vt:lpstr>
      <vt:lpstr>Appendix: Primer on the Preconditioned Conjugate Gradient Method</vt:lpstr>
      <vt:lpstr/>
      <vt:lpstr>Distribution</vt:lpstr>
    </vt:vector>
  </TitlesOfParts>
  <Manager/>
  <Company>Sandia National Laboratories</Company>
  <LinksUpToDate>false</LinksUpToDate>
  <CharactersWithSpaces>25468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Heroux</dc:creator>
  <cp:keywords/>
  <dc:description/>
  <cp:lastModifiedBy>Michael A Heroux</cp:lastModifiedBy>
  <cp:revision>7</cp:revision>
  <cp:lastPrinted>2013-09-25T17:39:00Z</cp:lastPrinted>
  <dcterms:created xsi:type="dcterms:W3CDTF">2013-09-25T17:39:00Z</dcterms:created>
  <dcterms:modified xsi:type="dcterms:W3CDTF">2013-10-11T19:48:00Z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